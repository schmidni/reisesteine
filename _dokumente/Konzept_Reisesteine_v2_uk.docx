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EB4241" w14:textId="77777777" w:rsidR="005F37C5" w:rsidRPr="00FC3EF6" w:rsidRDefault="00FD6B04">
      <w:pPr>
        <w:rPr>
          <w:b/>
          <w:sz w:val="32"/>
          <w:u w:val="single"/>
        </w:rPr>
      </w:pPr>
      <w:r w:rsidRPr="00FC3EF6">
        <w:rPr>
          <w:b/>
          <w:sz w:val="32"/>
          <w:u w:val="single"/>
        </w:rPr>
        <w:t>Vorgaben</w:t>
      </w:r>
      <w:r w:rsidR="00775B57" w:rsidRPr="00FC3EF6">
        <w:rPr>
          <w:b/>
          <w:sz w:val="32"/>
          <w:u w:val="single"/>
        </w:rPr>
        <w:t xml:space="preserve"> zur Ausstellung «Reisesteine»</w:t>
      </w:r>
    </w:p>
    <w:p w14:paraId="6159A4DB" w14:textId="77777777" w:rsidR="003259B7" w:rsidRPr="00775B57" w:rsidRDefault="003259B7">
      <w:pPr>
        <w:rPr>
          <w:b/>
          <w:sz w:val="28"/>
        </w:rPr>
      </w:pPr>
    </w:p>
    <w:p w14:paraId="47165F51" w14:textId="77777777" w:rsidR="00775B57" w:rsidRDefault="00775B57" w:rsidP="00775B57">
      <w:pPr>
        <w:pStyle w:val="Listenabsatz"/>
        <w:numPr>
          <w:ilvl w:val="0"/>
          <w:numId w:val="1"/>
        </w:numPr>
        <w:rPr>
          <w:b/>
          <w:sz w:val="24"/>
        </w:rPr>
      </w:pPr>
      <w:r>
        <w:rPr>
          <w:b/>
          <w:sz w:val="24"/>
        </w:rPr>
        <w:t>Konzept</w:t>
      </w:r>
    </w:p>
    <w:p w14:paraId="405386A2" w14:textId="14551D33" w:rsidR="00775B57" w:rsidRDefault="00775B57" w:rsidP="00775B57">
      <w:pPr>
        <w:rPr>
          <w:sz w:val="24"/>
        </w:rPr>
      </w:pPr>
      <w:r w:rsidRPr="00775B57">
        <w:rPr>
          <w:sz w:val="24"/>
        </w:rPr>
        <w:t xml:space="preserve">Die Ausstellung </w:t>
      </w:r>
      <w:r w:rsidRPr="003259B7">
        <w:rPr>
          <w:b/>
          <w:color w:val="00B050"/>
          <w:sz w:val="24"/>
        </w:rPr>
        <w:t>Reisesteine</w:t>
      </w:r>
      <w:r w:rsidRPr="003259B7">
        <w:rPr>
          <w:color w:val="00B050"/>
          <w:sz w:val="24"/>
        </w:rPr>
        <w:t xml:space="preserve"> </w:t>
      </w:r>
      <w:r w:rsidRPr="00775B57">
        <w:rPr>
          <w:sz w:val="24"/>
        </w:rPr>
        <w:t xml:space="preserve">/ </w:t>
      </w:r>
      <w:r w:rsidRPr="003259B7">
        <w:rPr>
          <w:b/>
          <w:color w:val="00B0F0"/>
          <w:sz w:val="24"/>
        </w:rPr>
        <w:t>Travel stones</w:t>
      </w:r>
      <w:r w:rsidRPr="003259B7">
        <w:rPr>
          <w:color w:val="00B0F0"/>
          <w:sz w:val="24"/>
        </w:rPr>
        <w:t xml:space="preserve"> </w:t>
      </w:r>
      <w:r w:rsidRPr="00775B57">
        <w:rPr>
          <w:sz w:val="24"/>
        </w:rPr>
        <w:t xml:space="preserve">ist eine virtuelle Ausstellung, die von </w:t>
      </w:r>
      <w:r w:rsidRPr="00775B57">
        <w:rPr>
          <w:i/>
          <w:sz w:val="24"/>
        </w:rPr>
        <w:t>focus</w:t>
      </w:r>
      <w:r w:rsidRPr="00775B57">
        <w:rPr>
          <w:sz w:val="24"/>
        </w:rPr>
        <w:t>Terra (nachfolgend «fT» genannt) gemeinsam mit</w:t>
      </w:r>
      <w:r>
        <w:rPr>
          <w:sz w:val="24"/>
        </w:rPr>
        <w:t xml:space="preserve"> den Besuchenden erstellt wird: Besuchende können Daten (</w:t>
      </w:r>
      <w:del w:id="0" w:author="Kastrup  Ulrike" w:date="2020-04-21T11:56:00Z">
        <w:r w:rsidDel="006E00AF">
          <w:rPr>
            <w:sz w:val="24"/>
          </w:rPr>
          <w:delText xml:space="preserve">Bilder </w:delText>
        </w:r>
      </w:del>
      <w:ins w:id="1" w:author="Kastrup  Ulrike" w:date="2020-04-21T11:56:00Z">
        <w:r w:rsidR="006E00AF">
          <w:rPr>
            <w:sz w:val="24"/>
          </w:rPr>
          <w:t>Fotos</w:t>
        </w:r>
        <w:r w:rsidR="006E00AF">
          <w:rPr>
            <w:sz w:val="24"/>
          </w:rPr>
          <w:t xml:space="preserve"> </w:t>
        </w:r>
      </w:ins>
      <w:r>
        <w:rPr>
          <w:sz w:val="24"/>
        </w:rPr>
        <w:t>und Text</w:t>
      </w:r>
      <w:ins w:id="2" w:author="Kastrup  Ulrike" w:date="2020-04-21T11:56:00Z">
        <w:r w:rsidR="006E00AF">
          <w:rPr>
            <w:sz w:val="24"/>
          </w:rPr>
          <w:t>e</w:t>
        </w:r>
      </w:ins>
      <w:r>
        <w:rPr>
          <w:sz w:val="24"/>
        </w:rPr>
        <w:t>) zu von ihnen z.B. auf Reisen</w:t>
      </w:r>
      <w:r w:rsidR="002449D5">
        <w:rPr>
          <w:sz w:val="24"/>
        </w:rPr>
        <w:t xml:space="preserve"> </w:t>
      </w:r>
      <w:del w:id="3" w:author="Kastrup  Ulrike" w:date="2020-04-21T12:02:00Z">
        <w:r w:rsidR="002449D5" w:rsidDel="001D2220">
          <w:rPr>
            <w:sz w:val="24"/>
          </w:rPr>
          <w:delText>(</w:delText>
        </w:r>
      </w:del>
      <w:r w:rsidR="002449D5">
        <w:rPr>
          <w:sz w:val="24"/>
        </w:rPr>
        <w:t>oder auch daheim</w:t>
      </w:r>
      <w:ins w:id="4" w:author="Kastrup  Ulrike" w:date="2020-04-21T12:02:00Z">
        <w:r w:rsidR="001D2220">
          <w:rPr>
            <w:sz w:val="24"/>
          </w:rPr>
          <w:t xml:space="preserve"> </w:t>
        </w:r>
      </w:ins>
      <w:del w:id="5" w:author="Kastrup  Ulrike" w:date="2020-04-21T12:02:00Z">
        <w:r w:rsidR="002449D5" w:rsidDel="001D2220">
          <w:rPr>
            <w:sz w:val="24"/>
          </w:rPr>
          <w:delText>)</w:delText>
        </w:r>
        <w:r w:rsidDel="001D2220">
          <w:rPr>
            <w:sz w:val="24"/>
          </w:rPr>
          <w:delText xml:space="preserve"> </w:delText>
        </w:r>
      </w:del>
      <w:r>
        <w:rPr>
          <w:sz w:val="24"/>
        </w:rPr>
        <w:t>gefundenen Steinen einschicken; fT versucht, eine geologische Interpretation zum Stein zu ergänzen und bereitet die Daten auf, um sie auf einer Ausstellungs-Webseite zu publizieren.</w:t>
      </w:r>
    </w:p>
    <w:p w14:paraId="5F60D761" w14:textId="77777777" w:rsidR="00775B57" w:rsidRPr="00775B57" w:rsidRDefault="00775B57" w:rsidP="00775B57">
      <w:pPr>
        <w:rPr>
          <w:sz w:val="24"/>
        </w:rPr>
      </w:pPr>
    </w:p>
    <w:p w14:paraId="21339EF9" w14:textId="77777777" w:rsidR="00775B57" w:rsidRDefault="00775B57" w:rsidP="00775B57">
      <w:pPr>
        <w:pStyle w:val="Listenabsatz"/>
        <w:numPr>
          <w:ilvl w:val="0"/>
          <w:numId w:val="1"/>
        </w:numPr>
        <w:rPr>
          <w:b/>
          <w:sz w:val="24"/>
        </w:rPr>
      </w:pPr>
      <w:r w:rsidRPr="00775B57">
        <w:rPr>
          <w:b/>
          <w:sz w:val="24"/>
        </w:rPr>
        <w:t>Inhalte</w:t>
      </w:r>
    </w:p>
    <w:p w14:paraId="54667E2A" w14:textId="77777777" w:rsidR="00775B57" w:rsidRDefault="00775B57" w:rsidP="00775B57">
      <w:pPr>
        <w:rPr>
          <w:sz w:val="24"/>
        </w:rPr>
      </w:pPr>
      <w:r w:rsidRPr="00775B57">
        <w:rPr>
          <w:sz w:val="24"/>
        </w:rPr>
        <w:t>Die Inhalte der Ausstellung</w:t>
      </w:r>
      <w:r>
        <w:rPr>
          <w:sz w:val="24"/>
        </w:rPr>
        <w:t>/Webseite</w:t>
      </w:r>
      <w:r w:rsidRPr="00775B57">
        <w:rPr>
          <w:sz w:val="24"/>
        </w:rPr>
        <w:t xml:space="preserve"> </w:t>
      </w:r>
      <w:r>
        <w:rPr>
          <w:sz w:val="24"/>
        </w:rPr>
        <w:t>sind wie folgt gegliedert:</w:t>
      </w:r>
    </w:p>
    <w:p w14:paraId="73A7D562" w14:textId="556A8124" w:rsidR="002B40EF" w:rsidRPr="00121FFC" w:rsidRDefault="002B40EF" w:rsidP="002B40EF">
      <w:pPr>
        <w:pStyle w:val="Listenabsatz"/>
        <w:numPr>
          <w:ilvl w:val="0"/>
          <w:numId w:val="2"/>
        </w:numPr>
        <w:spacing w:before="120" w:after="0"/>
        <w:contextualSpacing w:val="0"/>
        <w:rPr>
          <w:sz w:val="24"/>
        </w:rPr>
      </w:pPr>
      <w:r>
        <w:rPr>
          <w:sz w:val="24"/>
          <w:u w:val="single"/>
        </w:rPr>
        <w:t>Übersicht</w:t>
      </w:r>
      <w:r w:rsidRPr="00121FFC">
        <w:rPr>
          <w:sz w:val="24"/>
        </w:rPr>
        <w:t xml:space="preserve">: </w:t>
      </w:r>
      <w:r>
        <w:rPr>
          <w:sz w:val="24"/>
        </w:rPr>
        <w:t xml:space="preserve">Auf einer </w:t>
      </w:r>
      <w:r w:rsidRPr="00121FFC">
        <w:rPr>
          <w:sz w:val="24"/>
        </w:rPr>
        <w:t>navigierbare</w:t>
      </w:r>
      <w:r>
        <w:rPr>
          <w:sz w:val="24"/>
        </w:rPr>
        <w:t>n</w:t>
      </w:r>
      <w:r w:rsidRPr="00121FFC">
        <w:rPr>
          <w:sz w:val="24"/>
        </w:rPr>
        <w:t xml:space="preserve"> </w:t>
      </w:r>
      <w:r w:rsidRPr="004D23C5">
        <w:rPr>
          <w:b/>
          <w:sz w:val="24"/>
        </w:rPr>
        <w:t>Weltkarte</w:t>
      </w:r>
      <w:r>
        <w:rPr>
          <w:sz w:val="24"/>
        </w:rPr>
        <w:t xml:space="preserve"> wird </w:t>
      </w:r>
      <w:r w:rsidRPr="00121FFC">
        <w:rPr>
          <w:sz w:val="24"/>
        </w:rPr>
        <w:t>anhand der Koordinaten der Fundorte alle Steine mit «Pins» platziert (ähnlich wie Google Maps</w:t>
      </w:r>
      <w:r w:rsidR="004D23C5">
        <w:rPr>
          <w:sz w:val="24"/>
        </w:rPr>
        <w:t xml:space="preserve">; nachfolgend </w:t>
      </w:r>
      <w:r w:rsidR="004D23C5">
        <w:rPr>
          <w:sz w:val="24"/>
        </w:rPr>
        <w:lastRenderedPageBreak/>
        <w:t>ein Beispielbild</w:t>
      </w:r>
      <w:r w:rsidRPr="00121FFC">
        <w:rPr>
          <w:sz w:val="24"/>
        </w:rPr>
        <w:t>)</w:t>
      </w:r>
      <w:r w:rsidR="004D23C5">
        <w:rPr>
          <w:sz w:val="24"/>
        </w:rPr>
        <w:t>.</w:t>
      </w:r>
      <w:r>
        <w:rPr>
          <w:sz w:val="24"/>
        </w:rPr>
        <w:br/>
      </w:r>
      <w:r>
        <w:rPr>
          <w:noProof/>
          <w:sz w:val="24"/>
          <w:lang w:eastAsia="de-CH"/>
        </w:rPr>
        <w:drawing>
          <wp:inline distT="0" distB="0" distL="0" distR="0" wp14:anchorId="6AB7190A" wp14:editId="627037BF">
            <wp:extent cx="4926842" cy="2810259"/>
            <wp:effectExtent l="0" t="0" r="762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photo-175268601-1024x1024.jpg"/>
                    <pic:cNvPicPr/>
                  </pic:nvPicPr>
                  <pic:blipFill rotWithShape="1">
                    <a:blip r:embed="rId7" cstate="print">
                      <a:extLst>
                        <a:ext uri="{28A0092B-C50C-407E-A947-70E740481C1C}">
                          <a14:useLocalDpi xmlns:a14="http://schemas.microsoft.com/office/drawing/2010/main" val="0"/>
                        </a:ext>
                      </a:extLst>
                    </a:blip>
                    <a:srcRect t="3343" b="11139"/>
                    <a:stretch/>
                  </pic:blipFill>
                  <pic:spPr bwMode="auto">
                    <a:xfrm>
                      <a:off x="0" y="0"/>
                      <a:ext cx="5071684" cy="2892876"/>
                    </a:xfrm>
                    <a:prstGeom prst="rect">
                      <a:avLst/>
                    </a:prstGeom>
                    <a:ln>
                      <a:noFill/>
                    </a:ln>
                    <a:extLst>
                      <a:ext uri="{53640926-AAD7-44D8-BBD7-CCE9431645EC}">
                        <a14:shadowObscured xmlns:a14="http://schemas.microsoft.com/office/drawing/2010/main"/>
                      </a:ext>
                    </a:extLst>
                  </pic:spPr>
                </pic:pic>
              </a:graphicData>
            </a:graphic>
          </wp:inline>
        </w:drawing>
      </w:r>
    </w:p>
    <w:p w14:paraId="1FB2B056" w14:textId="69F83620" w:rsidR="00121FFC" w:rsidRDefault="00121FFC" w:rsidP="00121FFC">
      <w:pPr>
        <w:pStyle w:val="Listenabsatz"/>
        <w:numPr>
          <w:ilvl w:val="0"/>
          <w:numId w:val="2"/>
        </w:numPr>
        <w:spacing w:before="120" w:after="0"/>
        <w:contextualSpacing w:val="0"/>
        <w:rPr>
          <w:sz w:val="24"/>
        </w:rPr>
      </w:pPr>
      <w:r w:rsidRPr="003259B7">
        <w:rPr>
          <w:sz w:val="24"/>
          <w:u w:val="single"/>
        </w:rPr>
        <w:t>Kategorien</w:t>
      </w:r>
      <w:r>
        <w:rPr>
          <w:sz w:val="24"/>
        </w:rPr>
        <w:t xml:space="preserve">: Zu jedem Stein/Datensatz gibt es 4 «Kategorien» mit Bild- bzw. Text-Inhalt: </w:t>
      </w:r>
    </w:p>
    <w:p w14:paraId="781C0AB0" w14:textId="3907CDFD" w:rsidR="002B40EF" w:rsidRDefault="002B40EF" w:rsidP="002B40EF">
      <w:pPr>
        <w:pStyle w:val="Listenabsatz"/>
        <w:numPr>
          <w:ilvl w:val="2"/>
          <w:numId w:val="2"/>
        </w:numPr>
        <w:spacing w:before="120" w:after="0"/>
        <w:ind w:left="2154" w:hanging="357"/>
        <w:rPr>
          <w:sz w:val="24"/>
        </w:rPr>
      </w:pPr>
      <w:r>
        <w:rPr>
          <w:sz w:val="24"/>
        </w:rPr>
        <w:t xml:space="preserve">Nahaufnahme des </w:t>
      </w:r>
      <w:r w:rsidR="002449D5">
        <w:rPr>
          <w:sz w:val="24"/>
        </w:rPr>
        <w:t xml:space="preserve">gefundenen </w:t>
      </w:r>
      <w:r>
        <w:rPr>
          <w:sz w:val="24"/>
        </w:rPr>
        <w:t xml:space="preserve">Steins </w:t>
      </w:r>
      <w:r w:rsidRPr="00775B57">
        <w:rPr>
          <w:sz w:val="24"/>
        </w:rPr>
        <w:sym w:font="Wingdings" w:char="F0E0"/>
      </w:r>
      <w:r>
        <w:rPr>
          <w:sz w:val="24"/>
        </w:rPr>
        <w:t xml:space="preserve"> «</w:t>
      </w:r>
      <w:r w:rsidRPr="003259B7">
        <w:rPr>
          <w:sz w:val="24"/>
        </w:rPr>
        <w:t>Stein</w:t>
      </w:r>
      <w:r>
        <w:rPr>
          <w:sz w:val="24"/>
        </w:rPr>
        <w:t>» (Foto)</w:t>
      </w:r>
    </w:p>
    <w:p w14:paraId="66D2EF2F" w14:textId="027BAB1B" w:rsidR="002B40EF" w:rsidRDefault="002B40EF" w:rsidP="002B40EF">
      <w:pPr>
        <w:pStyle w:val="Listenabsatz"/>
        <w:numPr>
          <w:ilvl w:val="2"/>
          <w:numId w:val="2"/>
        </w:numPr>
        <w:spacing w:before="120" w:after="0"/>
        <w:ind w:left="2154" w:hanging="357"/>
        <w:rPr>
          <w:sz w:val="24"/>
        </w:rPr>
      </w:pPr>
      <w:r>
        <w:rPr>
          <w:sz w:val="24"/>
        </w:rPr>
        <w:t>Persönliche Geschichte</w:t>
      </w:r>
      <w:r w:rsidR="002449D5">
        <w:rPr>
          <w:sz w:val="24"/>
        </w:rPr>
        <w:t xml:space="preserve"> zum Fund</w:t>
      </w:r>
      <w:r>
        <w:rPr>
          <w:sz w:val="24"/>
        </w:rPr>
        <w:t xml:space="preserve"> </w:t>
      </w:r>
      <w:r w:rsidRPr="00775B57">
        <w:rPr>
          <w:sz w:val="24"/>
        </w:rPr>
        <w:sym w:font="Wingdings" w:char="F0E0"/>
      </w:r>
      <w:r>
        <w:rPr>
          <w:sz w:val="24"/>
        </w:rPr>
        <w:t xml:space="preserve"> «</w:t>
      </w:r>
      <w:r w:rsidRPr="003259B7">
        <w:rPr>
          <w:sz w:val="24"/>
        </w:rPr>
        <w:t>Geschichte</w:t>
      </w:r>
      <w:r>
        <w:rPr>
          <w:sz w:val="24"/>
        </w:rPr>
        <w:t>» (Text)</w:t>
      </w:r>
    </w:p>
    <w:p w14:paraId="452EC88C" w14:textId="1759BD92" w:rsidR="002B40EF" w:rsidRDefault="002B40EF" w:rsidP="002B40EF">
      <w:pPr>
        <w:pStyle w:val="Listenabsatz"/>
        <w:numPr>
          <w:ilvl w:val="2"/>
          <w:numId w:val="2"/>
        </w:numPr>
        <w:spacing w:before="120" w:after="0"/>
        <w:ind w:left="2154" w:hanging="357"/>
        <w:rPr>
          <w:sz w:val="24"/>
        </w:rPr>
      </w:pPr>
      <w:r>
        <w:rPr>
          <w:sz w:val="24"/>
        </w:rPr>
        <w:t>Landschaftsaufnahme</w:t>
      </w:r>
      <w:r w:rsidR="002449D5">
        <w:rPr>
          <w:sz w:val="24"/>
        </w:rPr>
        <w:t xml:space="preserve"> des Fundorts</w:t>
      </w:r>
      <w:r>
        <w:rPr>
          <w:sz w:val="24"/>
        </w:rPr>
        <w:t xml:space="preserve"> </w:t>
      </w:r>
      <w:r w:rsidRPr="00775B57">
        <w:rPr>
          <w:sz w:val="24"/>
        </w:rPr>
        <w:sym w:font="Wingdings" w:char="F0E0"/>
      </w:r>
      <w:r>
        <w:rPr>
          <w:sz w:val="24"/>
        </w:rPr>
        <w:t xml:space="preserve"> «Landschaft» (Foto)</w:t>
      </w:r>
    </w:p>
    <w:p w14:paraId="2ED080F8" w14:textId="33E641C6" w:rsidR="002B40EF" w:rsidRDefault="002B40EF" w:rsidP="002B40EF">
      <w:pPr>
        <w:pStyle w:val="Listenabsatz"/>
        <w:numPr>
          <w:ilvl w:val="2"/>
          <w:numId w:val="2"/>
        </w:numPr>
        <w:spacing w:before="120" w:after="0"/>
        <w:ind w:left="2154" w:hanging="357"/>
        <w:rPr>
          <w:sz w:val="24"/>
        </w:rPr>
      </w:pPr>
      <w:r>
        <w:rPr>
          <w:sz w:val="24"/>
        </w:rPr>
        <w:t>Geologische Interpretation</w:t>
      </w:r>
      <w:r w:rsidR="002449D5">
        <w:rPr>
          <w:sz w:val="24"/>
        </w:rPr>
        <w:t xml:space="preserve"> des Steins</w:t>
      </w:r>
      <w:r>
        <w:rPr>
          <w:sz w:val="24"/>
        </w:rPr>
        <w:t xml:space="preserve"> </w:t>
      </w:r>
      <w:r w:rsidRPr="00303E27">
        <w:rPr>
          <w:sz w:val="24"/>
        </w:rPr>
        <w:sym w:font="Wingdings" w:char="F0E0"/>
      </w:r>
      <w:r>
        <w:rPr>
          <w:sz w:val="24"/>
        </w:rPr>
        <w:t xml:space="preserve"> «</w:t>
      </w:r>
      <w:r w:rsidRPr="003259B7">
        <w:rPr>
          <w:sz w:val="24"/>
        </w:rPr>
        <w:t>Geologie</w:t>
      </w:r>
      <w:r>
        <w:rPr>
          <w:sz w:val="24"/>
        </w:rPr>
        <w:t>» (Text)</w:t>
      </w:r>
    </w:p>
    <w:p w14:paraId="3F83C021" w14:textId="7AE869B7" w:rsidR="002B40EF" w:rsidRDefault="002B40EF" w:rsidP="002B40EF">
      <w:pPr>
        <w:pStyle w:val="Listenabsatz"/>
        <w:numPr>
          <w:ilvl w:val="0"/>
          <w:numId w:val="2"/>
        </w:numPr>
        <w:spacing w:before="120" w:after="0"/>
        <w:contextualSpacing w:val="0"/>
        <w:rPr>
          <w:sz w:val="24"/>
        </w:rPr>
      </w:pPr>
      <w:r w:rsidRPr="003259B7">
        <w:rPr>
          <w:sz w:val="24"/>
          <w:u w:val="single"/>
        </w:rPr>
        <w:t>Einstiegsseite</w:t>
      </w:r>
      <w:r>
        <w:rPr>
          <w:sz w:val="24"/>
        </w:rPr>
        <w:t xml:space="preserve">: Hier ist möglicherweise ausschliesslich die Weltkarte zu sehen, über die auf die einzelnen Datensätze zugegriffen werden kann. Zusätzlich können </w:t>
      </w:r>
      <w:r>
        <w:rPr>
          <w:sz w:val="24"/>
        </w:rPr>
        <w:lastRenderedPageBreak/>
        <w:t>auch die oben genannten Kategorien als Links/Buttons/Tabs aufgeführt sein, sodass man entscheiden kann, womit man einsteigen möchte.</w:t>
      </w:r>
      <w:r>
        <w:rPr>
          <w:sz w:val="24"/>
        </w:rPr>
        <w:br/>
      </w:r>
    </w:p>
    <w:p w14:paraId="46123F49" w14:textId="77777777" w:rsidR="002449D5" w:rsidRPr="002449D5" w:rsidRDefault="002B40EF" w:rsidP="00006FF6">
      <w:pPr>
        <w:pStyle w:val="Listenabsatz"/>
        <w:numPr>
          <w:ilvl w:val="0"/>
          <w:numId w:val="2"/>
        </w:numPr>
        <w:tabs>
          <w:tab w:val="left" w:pos="6512"/>
        </w:tabs>
        <w:spacing w:before="120" w:after="0"/>
        <w:contextualSpacing w:val="0"/>
        <w:rPr>
          <w:sz w:val="24"/>
        </w:rPr>
      </w:pPr>
      <w:r>
        <w:rPr>
          <w:noProof/>
          <w:sz w:val="24"/>
          <w:lang w:eastAsia="de-CH"/>
        </w:rPr>
        <mc:AlternateContent>
          <mc:Choice Requires="wps">
            <w:drawing>
              <wp:anchor distT="0" distB="0" distL="114300" distR="114300" simplePos="0" relativeHeight="251664384" behindDoc="0" locked="0" layoutInCell="1" allowOverlap="1" wp14:anchorId="5F2EB56D" wp14:editId="48705EB9">
                <wp:simplePos x="0" y="0"/>
                <wp:positionH relativeFrom="column">
                  <wp:posOffset>2416147</wp:posOffset>
                </wp:positionH>
                <wp:positionV relativeFrom="paragraph">
                  <wp:posOffset>1228933</wp:posOffset>
                </wp:positionV>
                <wp:extent cx="272956" cy="109182"/>
                <wp:effectExtent l="19050" t="76200" r="32385" b="62865"/>
                <wp:wrapNone/>
                <wp:docPr id="7" name="Gerade Verbindung mit Pfeil 7"/>
                <wp:cNvGraphicFramePr/>
                <a:graphic xmlns:a="http://schemas.openxmlformats.org/drawingml/2006/main">
                  <a:graphicData uri="http://schemas.microsoft.com/office/word/2010/wordprocessingShape">
                    <wps:wsp>
                      <wps:cNvCnPr/>
                      <wps:spPr>
                        <a:xfrm>
                          <a:off x="0" y="0"/>
                          <a:ext cx="272956" cy="109182"/>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C9B298" id="_x0000_t32" coordsize="21600,21600" o:spt="32" o:oned="t" path="m,l21600,21600e" filled="f">
                <v:path arrowok="t" fillok="f" o:connecttype="none"/>
                <o:lock v:ext="edit" shapetype="t"/>
              </v:shapetype>
              <v:shape id="Gerade Verbindung mit Pfeil 7" o:spid="_x0000_s1026" type="#_x0000_t32" style="position:absolute;margin-left:190.25pt;margin-top:96.75pt;width:21.5pt;height:8.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" strokecolor="#5b9bd5 [3204]" strokeweight="2.25pt">
                <v:stroke endarrow="open" joinstyle="miter"/>
              </v:shape>
            </w:pict>
          </mc:Fallback>
        </mc:AlternateContent>
      </w:r>
      <w:r>
        <w:rPr>
          <w:noProof/>
          <w:sz w:val="24"/>
          <w:lang w:eastAsia="de-CH"/>
        </w:rPr>
        <w:drawing>
          <wp:anchor distT="0" distB="0" distL="114300" distR="114300" simplePos="0" relativeHeight="251660288" behindDoc="0" locked="0" layoutInCell="1" allowOverlap="1" wp14:anchorId="0FD8BE01" wp14:editId="3FBF6FB3">
            <wp:simplePos x="0" y="0"/>
            <wp:positionH relativeFrom="column">
              <wp:posOffset>2606049</wp:posOffset>
            </wp:positionH>
            <wp:positionV relativeFrom="paragraph">
              <wp:posOffset>832751</wp:posOffset>
            </wp:positionV>
            <wp:extent cx="1337481" cy="1337481"/>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ebra-stein-08-12k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7481" cy="1337481"/>
                    </a:xfrm>
                    <a:prstGeom prst="rect">
                      <a:avLst/>
                    </a:prstGeom>
                  </pic:spPr>
                </pic:pic>
              </a:graphicData>
            </a:graphic>
            <wp14:sizeRelH relativeFrom="page">
              <wp14:pctWidth>0</wp14:pctWidth>
            </wp14:sizeRelH>
            <wp14:sizeRelV relativeFrom="page">
              <wp14:pctHeight>0</wp14:pctHeight>
            </wp14:sizeRelV>
          </wp:anchor>
        </w:drawing>
      </w:r>
      <w:r w:rsidRPr="002B40EF">
        <w:rPr>
          <w:sz w:val="24"/>
          <w:u w:val="single"/>
        </w:rPr>
        <w:t>Navigation</w:t>
      </w:r>
      <w:r w:rsidRPr="002B40EF">
        <w:rPr>
          <w:sz w:val="24"/>
        </w:rPr>
        <w:t>: Pro Datensatz gibt es unter den Kategorien einen «Kreislauf»:</w:t>
      </w:r>
      <w:r w:rsidRPr="002B40EF">
        <w:rPr>
          <w:sz w:val="24"/>
        </w:rPr>
        <w:br/>
      </w:r>
      <w:r w:rsidRPr="002B40EF">
        <w:rPr>
          <w:b/>
          <w:sz w:val="24"/>
        </w:rPr>
        <w:t xml:space="preserve">Weltkarte </w:t>
      </w:r>
      <w:r w:rsidRPr="00450BF7">
        <w:rPr>
          <w:b/>
          <w:sz w:val="24"/>
        </w:rPr>
        <w:sym w:font="Wingdings" w:char="F0E0"/>
      </w:r>
      <w:r w:rsidRPr="002B40EF">
        <w:rPr>
          <w:b/>
          <w:sz w:val="24"/>
        </w:rPr>
        <w:t xml:space="preserve"> Stein </w:t>
      </w:r>
      <w:r w:rsidRPr="00450BF7">
        <w:rPr>
          <w:b/>
          <w:sz w:val="24"/>
        </w:rPr>
        <w:sym w:font="Wingdings" w:char="F0E0"/>
      </w:r>
      <w:r w:rsidRPr="002B40EF">
        <w:rPr>
          <w:b/>
          <w:sz w:val="24"/>
        </w:rPr>
        <w:t xml:space="preserve"> Geschichte </w:t>
      </w:r>
      <w:r w:rsidRPr="00450BF7">
        <w:rPr>
          <w:b/>
          <w:sz w:val="24"/>
        </w:rPr>
        <w:sym w:font="Wingdings" w:char="F0E0"/>
      </w:r>
      <w:r w:rsidRPr="002B40EF">
        <w:rPr>
          <w:b/>
          <w:sz w:val="24"/>
        </w:rPr>
        <w:t xml:space="preserve"> Landschaft </w:t>
      </w:r>
      <w:r w:rsidRPr="00450BF7">
        <w:rPr>
          <w:b/>
          <w:sz w:val="24"/>
        </w:rPr>
        <w:sym w:font="Wingdings" w:char="F0E0"/>
      </w:r>
      <w:r w:rsidRPr="002B40EF">
        <w:rPr>
          <w:b/>
          <w:sz w:val="24"/>
        </w:rPr>
        <w:t xml:space="preserve"> Geologie </w:t>
      </w:r>
      <w:r w:rsidRPr="00450BF7">
        <w:rPr>
          <w:b/>
          <w:sz w:val="24"/>
        </w:rPr>
        <w:sym w:font="Wingdings" w:char="F0E0"/>
      </w:r>
      <w:r w:rsidRPr="002B40EF">
        <w:rPr>
          <w:b/>
          <w:sz w:val="24"/>
        </w:rPr>
        <w:t xml:space="preserve"> Weltkarte</w:t>
      </w:r>
    </w:p>
    <w:p w14:paraId="4F245D4C" w14:textId="107C43C0" w:rsidR="00463731" w:rsidRPr="002B40EF" w:rsidRDefault="00463731" w:rsidP="002449D5">
      <w:pPr>
        <w:pStyle w:val="Listenabsatz"/>
        <w:tabs>
          <w:tab w:val="left" w:pos="6512"/>
        </w:tabs>
        <w:spacing w:before="120" w:after="0"/>
        <w:contextualSpacing w:val="0"/>
        <w:rPr>
          <w:sz w:val="24"/>
        </w:rPr>
      </w:pPr>
      <w:r>
        <w:rPr>
          <w:noProof/>
          <w:sz w:val="24"/>
          <w:lang w:eastAsia="de-CH"/>
        </w:rPr>
        <w:drawing>
          <wp:inline distT="0" distB="0" distL="0" distR="0" wp14:anchorId="0F52E357" wp14:editId="79E839B3">
            <wp:extent cx="1733266" cy="1156075"/>
            <wp:effectExtent l="0" t="0" r="635" b="63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photo-175268601-1024x102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3778" cy="1196436"/>
                    </a:xfrm>
                    <a:prstGeom prst="rect">
                      <a:avLst/>
                    </a:prstGeom>
                  </pic:spPr>
                </pic:pic>
              </a:graphicData>
            </a:graphic>
          </wp:inline>
        </w:drawing>
      </w:r>
    </w:p>
    <w:p w14:paraId="411C0C11" w14:textId="76A9CBBE" w:rsidR="003259B7" w:rsidRDefault="002B40EF" w:rsidP="003259B7">
      <w:pPr>
        <w:pStyle w:val="Listenabsatz"/>
        <w:spacing w:before="120" w:after="0"/>
        <w:contextualSpacing w:val="0"/>
        <w:rPr>
          <w:sz w:val="24"/>
        </w:rPr>
      </w:pPr>
      <w:r>
        <w:rPr>
          <w:noProof/>
          <w:sz w:val="24"/>
          <w:lang w:eastAsia="de-CH"/>
        </w:rPr>
        <mc:AlternateContent>
          <mc:Choice Requires="wps">
            <w:drawing>
              <wp:anchor distT="0" distB="0" distL="114300" distR="114300" simplePos="0" relativeHeight="251666432" behindDoc="0" locked="0" layoutInCell="1" allowOverlap="1" wp14:anchorId="5CFA719A" wp14:editId="227A959D">
                <wp:simplePos x="0" y="0"/>
                <wp:positionH relativeFrom="column">
                  <wp:posOffset>3658557</wp:posOffset>
                </wp:positionH>
                <wp:positionV relativeFrom="paragraph">
                  <wp:posOffset>159669</wp:posOffset>
                </wp:positionV>
                <wp:extent cx="81328" cy="313652"/>
                <wp:effectExtent l="76200" t="19050" r="52070" b="48895"/>
                <wp:wrapNone/>
                <wp:docPr id="8" name="Gerade Verbindung mit Pfeil 8"/>
                <wp:cNvGraphicFramePr/>
                <a:graphic xmlns:a="http://schemas.openxmlformats.org/drawingml/2006/main">
                  <a:graphicData uri="http://schemas.microsoft.com/office/word/2010/wordprocessingShape">
                    <wps:wsp>
                      <wps:cNvCnPr/>
                      <wps:spPr>
                        <a:xfrm>
                          <a:off x="0" y="0"/>
                          <a:ext cx="81328" cy="313652"/>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2EA4B" id="Gerade Verbindung mit Pfeil 8" o:spid="_x0000_s1026" type="#_x0000_t32" style="position:absolute;margin-left:288.1pt;margin-top:12.55pt;width:6.4pt;height:2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" strokecolor="#5b9bd5 [3204]" strokeweight="2.25pt">
                <v:stroke endarrow="open" joinstyle="miter"/>
              </v:shape>
            </w:pict>
          </mc:Fallback>
        </mc:AlternateContent>
      </w:r>
      <w:r>
        <w:rPr>
          <w:noProof/>
          <w:sz w:val="24"/>
          <w:lang w:eastAsia="de-CH"/>
        </w:rPr>
        <mc:AlternateContent>
          <mc:Choice Requires="wps">
            <w:drawing>
              <wp:anchor distT="0" distB="0" distL="114300" distR="114300" simplePos="0" relativeHeight="251672576" behindDoc="0" locked="0" layoutInCell="1" allowOverlap="1" wp14:anchorId="33FA56A7" wp14:editId="61F8CF48">
                <wp:simplePos x="0" y="0"/>
                <wp:positionH relativeFrom="column">
                  <wp:posOffset>1269963</wp:posOffset>
                </wp:positionH>
                <wp:positionV relativeFrom="paragraph">
                  <wp:posOffset>50288</wp:posOffset>
                </wp:positionV>
                <wp:extent cx="45719" cy="327546"/>
                <wp:effectExtent l="114300" t="38100" r="69215" b="15875"/>
                <wp:wrapNone/>
                <wp:docPr id="11" name="Gerade Verbindung mit Pfeil 11"/>
                <wp:cNvGraphicFramePr/>
                <a:graphic xmlns:a="http://schemas.openxmlformats.org/drawingml/2006/main">
                  <a:graphicData uri="http://schemas.microsoft.com/office/word/2010/wordprocessingShape">
                    <wps:wsp>
                      <wps:cNvCnPr/>
                      <wps:spPr>
                        <a:xfrm flipH="1" flipV="1">
                          <a:off x="0" y="0"/>
                          <a:ext cx="45719" cy="327546"/>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40538" id="Gerade Verbindung mit Pfeil 11" o:spid="_x0000_s1026" type="#_x0000_t32" style="position:absolute;margin-left:100pt;margin-top:3.95pt;width:3.6pt;height:25.8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" strokecolor="#5b9bd5 [3204]" strokeweight="2.25pt">
                <v:stroke endarrow="open" joinstyle="miter"/>
              </v:shape>
            </w:pict>
          </mc:Fallback>
        </mc:AlternateContent>
      </w:r>
    </w:p>
    <w:p w14:paraId="6C07D1BF" w14:textId="77777777" w:rsidR="00463731" w:rsidRDefault="00463731" w:rsidP="003259B7">
      <w:pPr>
        <w:pStyle w:val="Listenabsatz"/>
        <w:spacing w:before="120" w:after="0"/>
        <w:contextualSpacing w:val="0"/>
        <w:rPr>
          <w:sz w:val="24"/>
        </w:rPr>
      </w:pPr>
    </w:p>
    <w:p w14:paraId="030689F8" w14:textId="77777777" w:rsidR="00463731" w:rsidRDefault="00D8744E" w:rsidP="003259B7">
      <w:pPr>
        <w:pStyle w:val="Listenabsatz"/>
        <w:spacing w:before="120" w:after="0"/>
        <w:contextualSpacing w:val="0"/>
        <w:rPr>
          <w:sz w:val="24"/>
        </w:rPr>
      </w:pPr>
      <w:r w:rsidRPr="00463731">
        <w:rPr>
          <w:noProof/>
          <w:sz w:val="24"/>
          <w:lang w:eastAsia="de-CH"/>
        </w:rPr>
        <mc:AlternateContent>
          <mc:Choice Requires="wps">
            <w:drawing>
              <wp:anchor distT="45720" distB="45720" distL="114300" distR="114300" simplePos="0" relativeHeight="251659264" behindDoc="0" locked="0" layoutInCell="1" allowOverlap="1" wp14:anchorId="7DE2334D" wp14:editId="69D71D3C">
                <wp:simplePos x="0" y="0"/>
                <wp:positionH relativeFrom="column">
                  <wp:posOffset>957580</wp:posOffset>
                </wp:positionH>
                <wp:positionV relativeFrom="paragraph">
                  <wp:posOffset>88265</wp:posOffset>
                </wp:positionV>
                <wp:extent cx="750570" cy="314325"/>
                <wp:effectExtent l="0" t="0" r="1143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314325"/>
                        </a:xfrm>
                        <a:prstGeom prst="rect">
                          <a:avLst/>
                        </a:prstGeom>
                        <a:solidFill>
                          <a:srgbClr val="FFFFFF"/>
                        </a:solidFill>
                        <a:ln w="9525">
                          <a:solidFill>
                            <a:srgbClr val="000000"/>
                          </a:solidFill>
                          <a:miter lim="800000"/>
                          <a:headEnd/>
                          <a:tailEnd/>
                        </a:ln>
                      </wps:spPr>
                      <wps:txbx>
                        <w:txbxContent>
                          <w:p w14:paraId="342F9F74" w14:textId="77777777" w:rsidR="00463731" w:rsidRDefault="00463731" w:rsidP="00463731">
                            <w:pPr>
                              <w:jc w:val="center"/>
                            </w:pPr>
                            <w:r>
                              <w:t>Basalt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DE2334D" id="_x0000_t202" coordsize="21600,21600" o:spt="202" path="m,l,21600r21600,l21600,xe">
                <v:stroke joinstyle="miter"/>
                <v:path gradientshapeok="t" o:connecttype="rect"/>
              </v:shapetype>
              <v:shape id="Textfeld 2" o:spid="_x0000_s1026" type="#_x0000_t202" style="position:absolute;left:0;text-align:left;margin-left:75.4pt;margin-top:6.95pt;width:59.1pt;height:2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">
                <v:textbox>
                  <w:txbxContent>
                    <w:p w14:paraId="342F9F74" w14:textId="77777777" w:rsidR="00463731" w:rsidRDefault="00463731" w:rsidP="00463731">
                      <w:pPr>
                        <w:jc w:val="center"/>
                      </w:pPr>
                      <w:r>
                        <w:t>Basalt</w:t>
                      </w:r>
                    </w:p>
                  </w:txbxContent>
                </v:textbox>
                <w10:wrap type="square"/>
              </v:shape>
            </w:pict>
          </mc:Fallback>
        </mc:AlternateContent>
      </w:r>
      <w:r w:rsidRPr="00463731">
        <w:rPr>
          <w:noProof/>
          <w:sz w:val="24"/>
          <w:lang w:eastAsia="de-CH"/>
        </w:rPr>
        <mc:AlternateContent>
          <mc:Choice Requires="wps">
            <w:drawing>
              <wp:anchor distT="45720" distB="45720" distL="114300" distR="114300" simplePos="0" relativeHeight="251663360" behindDoc="0" locked="0" layoutInCell="1" allowOverlap="1" wp14:anchorId="07EFAFF1" wp14:editId="113D75F0">
                <wp:simplePos x="0" y="0"/>
                <wp:positionH relativeFrom="column">
                  <wp:posOffset>3605530</wp:posOffset>
                </wp:positionH>
                <wp:positionV relativeFrom="paragraph">
                  <wp:posOffset>145415</wp:posOffset>
                </wp:positionV>
                <wp:extent cx="1200785" cy="485775"/>
                <wp:effectExtent l="0" t="0" r="18415" b="28575"/>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785" cy="485775"/>
                        </a:xfrm>
                        <a:prstGeom prst="rect">
                          <a:avLst/>
                        </a:prstGeom>
                        <a:solidFill>
                          <a:srgbClr val="FFFFFF"/>
                        </a:solidFill>
                        <a:ln w="9525">
                          <a:solidFill>
                            <a:srgbClr val="000000"/>
                          </a:solidFill>
                          <a:miter lim="800000"/>
                          <a:headEnd/>
                          <a:tailEnd/>
                        </a:ln>
                      </wps:spPr>
                      <wps:txbx>
                        <w:txbxContent>
                          <w:p w14:paraId="1BB9CE1F" w14:textId="77777777" w:rsidR="00463731" w:rsidRDefault="00463731" w:rsidP="00463731">
                            <w:pPr>
                              <w:jc w:val="center"/>
                            </w:pPr>
                            <w:r>
                              <w:t>Strandgeflüster auf Sardinien</w:t>
                            </w:r>
                          </w:p>
                          <w:p w14:paraId="42254956" w14:textId="77777777" w:rsidR="00463731" w:rsidRDefault="00463731" w:rsidP="00463731"/>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EFAFF1" id="_x0000_s1027" type="#_x0000_t202" style="position:absolute;left:0;text-align:left;margin-left:283.9pt;margin-top:11.45pt;width:94.55pt;height:38.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">
                <v:textbox>
                  <w:txbxContent>
                    <w:p w14:paraId="1BB9CE1F" w14:textId="77777777" w:rsidR="00463731" w:rsidRDefault="00463731" w:rsidP="00463731">
                      <w:pPr>
                        <w:jc w:val="center"/>
                      </w:pPr>
                      <w:r>
                        <w:t>Strandgeflüster auf Sardinien</w:t>
                      </w:r>
                    </w:p>
                    <w:p w14:paraId="42254956" w14:textId="77777777" w:rsidR="00463731" w:rsidRDefault="00463731" w:rsidP="00463731"/>
                  </w:txbxContent>
                </v:textbox>
                <w10:wrap type="square"/>
              </v:shape>
            </w:pict>
          </mc:Fallback>
        </mc:AlternateContent>
      </w:r>
    </w:p>
    <w:p w14:paraId="2CE7B30E" w14:textId="77777777" w:rsidR="00463731" w:rsidRDefault="00463731" w:rsidP="003259B7">
      <w:pPr>
        <w:pStyle w:val="Listenabsatz"/>
        <w:spacing w:before="120" w:after="0"/>
        <w:contextualSpacing w:val="0"/>
        <w:rPr>
          <w:sz w:val="24"/>
        </w:rPr>
      </w:pPr>
    </w:p>
    <w:p w14:paraId="4FCCF043" w14:textId="77777777" w:rsidR="00463731" w:rsidRDefault="00EA7F6A" w:rsidP="003259B7">
      <w:pPr>
        <w:pStyle w:val="Listenabsatz"/>
        <w:spacing w:before="120" w:after="0"/>
        <w:contextualSpacing w:val="0"/>
        <w:rPr>
          <w:sz w:val="24"/>
        </w:rPr>
      </w:pPr>
      <w:r>
        <w:rPr>
          <w:noProof/>
          <w:sz w:val="24"/>
          <w:lang w:eastAsia="de-CH"/>
        </w:rPr>
        <mc:AlternateContent>
          <mc:Choice Requires="wps">
            <w:drawing>
              <wp:anchor distT="0" distB="0" distL="114300" distR="114300" simplePos="0" relativeHeight="251668480" behindDoc="0" locked="0" layoutInCell="1" allowOverlap="1" wp14:anchorId="3147865A" wp14:editId="1FFA03CA">
                <wp:simplePos x="0" y="0"/>
                <wp:positionH relativeFrom="column">
                  <wp:posOffset>3289935</wp:posOffset>
                </wp:positionH>
                <wp:positionV relativeFrom="paragraph">
                  <wp:posOffset>271145</wp:posOffset>
                </wp:positionV>
                <wp:extent cx="299720" cy="231775"/>
                <wp:effectExtent l="38100" t="19050" r="24130" b="53975"/>
                <wp:wrapNone/>
                <wp:docPr id="9" name="Gerade Verbindung mit Pfeil 9"/>
                <wp:cNvGraphicFramePr/>
                <a:graphic xmlns:a="http://schemas.openxmlformats.org/drawingml/2006/main">
                  <a:graphicData uri="http://schemas.microsoft.com/office/word/2010/wordprocessingShape">
                    <wps:wsp>
                      <wps:cNvCnPr/>
                      <wps:spPr>
                        <a:xfrm flipH="1">
                          <a:off x="0" y="0"/>
                          <a:ext cx="299720" cy="231775"/>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4633E" id="Gerade Verbindung mit Pfeil 9" o:spid="_x0000_s1026" type="#_x0000_t32" style="position:absolute;margin-left:259.05pt;margin-top:21.35pt;width:23.6pt;height:18.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" strokecolor="#5b9bd5 [3204]" strokeweight="2.25pt">
                <v:stroke endarrow="open" joinstyle="miter"/>
              </v:shape>
            </w:pict>
          </mc:Fallback>
        </mc:AlternateContent>
      </w:r>
      <w:r>
        <w:rPr>
          <w:noProof/>
          <w:sz w:val="24"/>
          <w:lang w:eastAsia="de-CH"/>
        </w:rPr>
        <mc:AlternateContent>
          <mc:Choice Requires="wps">
            <w:drawing>
              <wp:anchor distT="0" distB="0" distL="114300" distR="114300" simplePos="0" relativeHeight="251670528" behindDoc="0" locked="0" layoutInCell="1" allowOverlap="1" wp14:anchorId="55700EBC" wp14:editId="46F21E89">
                <wp:simplePos x="0" y="0"/>
                <wp:positionH relativeFrom="column">
                  <wp:posOffset>1570450</wp:posOffset>
                </wp:positionH>
                <wp:positionV relativeFrom="paragraph">
                  <wp:posOffset>26470</wp:posOffset>
                </wp:positionV>
                <wp:extent cx="218364" cy="272955"/>
                <wp:effectExtent l="38100" t="38100" r="29845" b="13335"/>
                <wp:wrapNone/>
                <wp:docPr id="10" name="Gerade Verbindung mit Pfeil 10"/>
                <wp:cNvGraphicFramePr/>
                <a:graphic xmlns:a="http://schemas.openxmlformats.org/drawingml/2006/main">
                  <a:graphicData uri="http://schemas.microsoft.com/office/word/2010/wordprocessingShape">
                    <wps:wsp>
                      <wps:cNvCnPr/>
                      <wps:spPr>
                        <a:xfrm flipH="1" flipV="1">
                          <a:off x="0" y="0"/>
                          <a:ext cx="218364" cy="272955"/>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858EC" id="Gerade Verbindung mit Pfeil 10" o:spid="_x0000_s1026" type="#_x0000_t32" style="position:absolute;margin-left:123.65pt;margin-top:2.1pt;width:17.2pt;height:21.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" strokecolor="#5b9bd5 [3204]" strokeweight="2.25pt">
                <v:stroke endarrow="open" joinstyle="miter"/>
              </v:shape>
            </w:pict>
          </mc:Fallback>
        </mc:AlternateContent>
      </w:r>
    </w:p>
    <w:p w14:paraId="042A1276" w14:textId="77777777" w:rsidR="00463731" w:rsidRDefault="00EA7F6A" w:rsidP="003259B7">
      <w:pPr>
        <w:pStyle w:val="Listenabsatz"/>
        <w:spacing w:before="120" w:after="0"/>
        <w:contextualSpacing w:val="0"/>
        <w:rPr>
          <w:sz w:val="24"/>
        </w:rPr>
      </w:pPr>
      <w:r>
        <w:rPr>
          <w:noProof/>
          <w:sz w:val="24"/>
          <w:lang w:eastAsia="de-CH"/>
        </w:rPr>
        <w:drawing>
          <wp:anchor distT="0" distB="0" distL="114300" distR="114300" simplePos="0" relativeHeight="251661312" behindDoc="0" locked="0" layoutInCell="1" allowOverlap="1" wp14:anchorId="518A383F" wp14:editId="3E9CB7DB">
            <wp:simplePos x="0" y="0"/>
            <wp:positionH relativeFrom="column">
              <wp:posOffset>1990772</wp:posOffset>
            </wp:positionH>
            <wp:positionV relativeFrom="paragraph">
              <wp:posOffset>75158</wp:posOffset>
            </wp:positionV>
            <wp:extent cx="1104900" cy="78994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04900" cy="789940"/>
                    </a:xfrm>
                    <a:prstGeom prst="rect">
                      <a:avLst/>
                    </a:prstGeom>
                  </pic:spPr>
                </pic:pic>
              </a:graphicData>
            </a:graphic>
            <wp14:sizeRelH relativeFrom="page">
              <wp14:pctWidth>0</wp14:pctWidth>
            </wp14:sizeRelH>
            <wp14:sizeRelV relativeFrom="page">
              <wp14:pctHeight>0</wp14:pctHeight>
            </wp14:sizeRelV>
          </wp:anchor>
        </w:drawing>
      </w:r>
    </w:p>
    <w:p w14:paraId="5D12DD5B" w14:textId="77777777" w:rsidR="00B8152F" w:rsidRDefault="00B8152F" w:rsidP="003259B7">
      <w:pPr>
        <w:pStyle w:val="Listenabsatz"/>
        <w:spacing w:before="120" w:after="0"/>
        <w:contextualSpacing w:val="0"/>
        <w:rPr>
          <w:sz w:val="24"/>
        </w:rPr>
      </w:pPr>
    </w:p>
    <w:p w14:paraId="37C2D782" w14:textId="77777777" w:rsidR="00463731" w:rsidRDefault="00463731" w:rsidP="003259B7">
      <w:pPr>
        <w:pStyle w:val="Listenabsatz"/>
        <w:spacing w:before="120" w:after="0"/>
        <w:contextualSpacing w:val="0"/>
        <w:rPr>
          <w:sz w:val="24"/>
        </w:rPr>
      </w:pPr>
    </w:p>
    <w:p w14:paraId="48D25BD6" w14:textId="77777777" w:rsidR="00EA7F6A" w:rsidRDefault="00EA7F6A" w:rsidP="003259B7">
      <w:pPr>
        <w:pStyle w:val="Listenabsatz"/>
        <w:spacing w:before="120" w:after="0"/>
        <w:contextualSpacing w:val="0"/>
        <w:rPr>
          <w:sz w:val="24"/>
        </w:rPr>
      </w:pPr>
    </w:p>
    <w:p w14:paraId="7F20C887" w14:textId="77777777" w:rsidR="002449D5" w:rsidRDefault="002449D5" w:rsidP="002B40EF">
      <w:pPr>
        <w:pStyle w:val="Listenabsatz"/>
        <w:spacing w:before="120" w:after="0"/>
        <w:contextualSpacing w:val="0"/>
        <w:rPr>
          <w:sz w:val="24"/>
        </w:rPr>
      </w:pPr>
      <w:r>
        <w:rPr>
          <w:sz w:val="24"/>
        </w:rPr>
        <w:t>V</w:t>
      </w:r>
      <w:r w:rsidRPr="002B40EF">
        <w:rPr>
          <w:sz w:val="24"/>
        </w:rPr>
        <w:t>on der einen zur anderen Kategorie gelangt man via Mausklick (mit/ohne z.B. Pfeil)</w:t>
      </w:r>
      <w:r>
        <w:rPr>
          <w:sz w:val="24"/>
        </w:rPr>
        <w:t>.</w:t>
      </w:r>
    </w:p>
    <w:p w14:paraId="5F6B51CA" w14:textId="59DF7D20" w:rsidR="002B40EF" w:rsidRDefault="002B40EF" w:rsidP="002B40EF">
      <w:pPr>
        <w:pStyle w:val="Listenabsatz"/>
        <w:spacing w:before="120" w:after="0"/>
        <w:contextualSpacing w:val="0"/>
        <w:rPr>
          <w:sz w:val="24"/>
        </w:rPr>
      </w:pPr>
      <w:r>
        <w:rPr>
          <w:sz w:val="24"/>
        </w:rPr>
        <w:t xml:space="preserve">Für jede Kategorie gibt es eine </w:t>
      </w:r>
      <w:r w:rsidRPr="00450BF7">
        <w:rPr>
          <w:b/>
          <w:sz w:val="24"/>
        </w:rPr>
        <w:t>Übersichtsseite</w:t>
      </w:r>
      <w:r>
        <w:rPr>
          <w:sz w:val="24"/>
        </w:rPr>
        <w:t>, über die von einem Stein auf einen anderen oder von einer Geschichte auf eine andere etc. «gesprungen» werden kann. Dies geschieht mittels Bilder/Thumbnails bzw. Überschriften/Buttons wie folgt:</w:t>
      </w:r>
    </w:p>
    <w:p w14:paraId="332D88A0" w14:textId="77777777" w:rsidR="002B40EF" w:rsidRDefault="002B40EF" w:rsidP="002B40EF">
      <w:pPr>
        <w:pStyle w:val="Listenabsatz"/>
        <w:numPr>
          <w:ilvl w:val="2"/>
          <w:numId w:val="2"/>
        </w:numPr>
        <w:spacing w:before="120" w:after="0"/>
        <w:ind w:left="2154" w:hanging="357"/>
        <w:contextualSpacing w:val="0"/>
        <w:rPr>
          <w:sz w:val="24"/>
        </w:rPr>
      </w:pPr>
      <w:r w:rsidRPr="003259B7">
        <w:rPr>
          <w:b/>
          <w:color w:val="00B050"/>
          <w:sz w:val="24"/>
        </w:rPr>
        <w:t>Steine</w:t>
      </w:r>
      <w:r>
        <w:rPr>
          <w:sz w:val="24"/>
        </w:rPr>
        <w:t xml:space="preserve"> / </w:t>
      </w:r>
      <w:r w:rsidRPr="003259B7">
        <w:rPr>
          <w:b/>
          <w:color w:val="00B0F0"/>
          <w:sz w:val="24"/>
        </w:rPr>
        <w:t>stones</w:t>
      </w:r>
      <w:r>
        <w:rPr>
          <w:sz w:val="24"/>
        </w:rPr>
        <w:t>: Bilder/Thumbnails der Nahaufnahmen</w:t>
      </w:r>
    </w:p>
    <w:p w14:paraId="74DF3E95" w14:textId="77777777" w:rsidR="002B40EF" w:rsidRDefault="002B40EF" w:rsidP="002B40EF">
      <w:pPr>
        <w:pStyle w:val="Listenabsatz"/>
        <w:numPr>
          <w:ilvl w:val="2"/>
          <w:numId w:val="2"/>
        </w:numPr>
        <w:spacing w:before="120" w:after="0"/>
        <w:ind w:left="2154" w:hanging="357"/>
        <w:rPr>
          <w:sz w:val="24"/>
        </w:rPr>
      </w:pPr>
      <w:r w:rsidRPr="003259B7">
        <w:rPr>
          <w:b/>
          <w:color w:val="00B050"/>
          <w:sz w:val="24"/>
        </w:rPr>
        <w:t>Geschichten</w:t>
      </w:r>
      <w:r>
        <w:rPr>
          <w:sz w:val="24"/>
        </w:rPr>
        <w:t xml:space="preserve"> / </w:t>
      </w:r>
      <w:r w:rsidRPr="003259B7">
        <w:rPr>
          <w:b/>
          <w:color w:val="00B0F0"/>
          <w:sz w:val="24"/>
        </w:rPr>
        <w:t>stories</w:t>
      </w:r>
      <w:r>
        <w:rPr>
          <w:sz w:val="24"/>
        </w:rPr>
        <w:t>: Überschriften der Geschichten</w:t>
      </w:r>
    </w:p>
    <w:p w14:paraId="3370DFE1" w14:textId="77777777" w:rsidR="002B40EF" w:rsidRDefault="002B40EF" w:rsidP="002B40EF">
      <w:pPr>
        <w:pStyle w:val="Listenabsatz"/>
        <w:numPr>
          <w:ilvl w:val="2"/>
          <w:numId w:val="2"/>
        </w:numPr>
        <w:spacing w:before="120" w:after="0"/>
        <w:ind w:left="2154" w:hanging="357"/>
        <w:rPr>
          <w:sz w:val="24"/>
        </w:rPr>
      </w:pPr>
      <w:r w:rsidRPr="003259B7">
        <w:rPr>
          <w:b/>
          <w:color w:val="00B050"/>
          <w:sz w:val="24"/>
        </w:rPr>
        <w:t>Orte</w:t>
      </w:r>
      <w:r>
        <w:rPr>
          <w:sz w:val="24"/>
        </w:rPr>
        <w:t xml:space="preserve"> / </w:t>
      </w:r>
      <w:r>
        <w:rPr>
          <w:b/>
          <w:color w:val="00B0F0"/>
          <w:sz w:val="24"/>
        </w:rPr>
        <w:t>places</w:t>
      </w:r>
      <w:r>
        <w:rPr>
          <w:sz w:val="24"/>
        </w:rPr>
        <w:t>: Bilder/Thumbnails der Landschaftsaufnahmen</w:t>
      </w:r>
    </w:p>
    <w:p w14:paraId="79693664" w14:textId="24037491" w:rsidR="002B40EF" w:rsidRPr="002B40EF" w:rsidRDefault="002B40EF" w:rsidP="002B40EF">
      <w:pPr>
        <w:pStyle w:val="Listenabsatz"/>
        <w:numPr>
          <w:ilvl w:val="2"/>
          <w:numId w:val="2"/>
        </w:numPr>
        <w:spacing w:before="120" w:after="0"/>
        <w:ind w:left="2154" w:hanging="357"/>
        <w:rPr>
          <w:sz w:val="24"/>
        </w:rPr>
      </w:pPr>
      <w:r w:rsidRPr="003259B7">
        <w:rPr>
          <w:b/>
          <w:color w:val="00B050"/>
          <w:sz w:val="24"/>
        </w:rPr>
        <w:t>Geologie</w:t>
      </w:r>
      <w:r>
        <w:rPr>
          <w:sz w:val="24"/>
        </w:rPr>
        <w:t xml:space="preserve"> / </w:t>
      </w:r>
      <w:r w:rsidRPr="003259B7">
        <w:rPr>
          <w:b/>
          <w:color w:val="00B0F0"/>
          <w:sz w:val="24"/>
        </w:rPr>
        <w:t>geology</w:t>
      </w:r>
      <w:r>
        <w:rPr>
          <w:sz w:val="24"/>
        </w:rPr>
        <w:t>: Bezeichnungen der Gesteinstypen</w:t>
      </w:r>
    </w:p>
    <w:p w14:paraId="328964E1" w14:textId="379D1430" w:rsidR="002B40EF" w:rsidRDefault="002B40EF" w:rsidP="00EA7F6A">
      <w:pPr>
        <w:pStyle w:val="Listenabsatz"/>
        <w:spacing w:before="120" w:after="0"/>
        <w:contextualSpacing w:val="0"/>
        <w:rPr>
          <w:sz w:val="24"/>
        </w:rPr>
      </w:pPr>
      <w:r>
        <w:rPr>
          <w:sz w:val="24"/>
        </w:rPr>
        <w:t xml:space="preserve">Die Anordnung der Thumbnails/Buttons muss noch entwickelt werden und ihre Anzahl sollte ausbaubar sein (je mehr Teilnehmende, desto mehr Einträge). Schön wäre es, wenn man in die </w:t>
      </w:r>
      <w:r w:rsidR="002449D5">
        <w:rPr>
          <w:sz w:val="24"/>
        </w:rPr>
        <w:t>Anordnung</w:t>
      </w:r>
      <w:r>
        <w:rPr>
          <w:sz w:val="24"/>
        </w:rPr>
        <w:t xml:space="preserve"> mit den Thumb</w:t>
      </w:r>
      <w:r>
        <w:rPr>
          <w:sz w:val="24"/>
        </w:rPr>
        <w:lastRenderedPageBreak/>
        <w:t>nails/Buttons herein- und herauszoomen (und sich darin seitlich bzw. nach oben/unten bewegen) könnte, bevor auf einen Datensatz geklickt wird.</w:t>
      </w:r>
    </w:p>
    <w:p w14:paraId="201C581F" w14:textId="02760909" w:rsidR="002449D5" w:rsidRDefault="002449D5" w:rsidP="00EA7F6A">
      <w:pPr>
        <w:pStyle w:val="Listenabsatz"/>
        <w:spacing w:before="120" w:after="0"/>
        <w:contextualSpacing w:val="0"/>
        <w:rPr>
          <w:sz w:val="24"/>
        </w:rPr>
      </w:pPr>
      <w:r>
        <w:rPr>
          <w:sz w:val="24"/>
        </w:rPr>
        <w:t xml:space="preserve">Von jeder Übersichtsseite und aus jedem Datensatz heraus müsste man via </w:t>
      </w:r>
      <w:r w:rsidRPr="002449D5">
        <w:rPr>
          <w:b/>
          <w:sz w:val="24"/>
        </w:rPr>
        <w:t>«</w:t>
      </w:r>
      <w:commentRangeStart w:id="6"/>
      <w:ins w:id="7" w:author="Kastrup  Ulrike" w:date="2020-04-21T12:05:00Z">
        <w:r w:rsidR="00F86806">
          <w:rPr>
            <w:b/>
            <w:sz w:val="24"/>
          </w:rPr>
          <w:t xml:space="preserve">Going </w:t>
        </w:r>
      </w:ins>
      <w:r w:rsidRPr="002449D5">
        <w:rPr>
          <w:b/>
          <w:sz w:val="24"/>
        </w:rPr>
        <w:t>Home</w:t>
      </w:r>
      <w:ins w:id="8" w:author="Kastrup  Ulrike" w:date="2020-04-21T12:05:00Z">
        <w:r w:rsidR="00F86806">
          <w:rPr>
            <w:b/>
            <w:sz w:val="24"/>
          </w:rPr>
          <w:t xml:space="preserve"> / nach Hause</w:t>
        </w:r>
      </w:ins>
      <w:commentRangeEnd w:id="6"/>
      <w:ins w:id="9" w:author="Kastrup  Ulrike" w:date="2020-04-21T12:10:00Z">
        <w:r w:rsidR="00DC4D54">
          <w:rPr>
            <w:rStyle w:val="Kommentarzeichen"/>
          </w:rPr>
          <w:commentReference w:id="6"/>
        </w:r>
      </w:ins>
      <w:r w:rsidRPr="002449D5">
        <w:rPr>
          <w:b/>
          <w:sz w:val="24"/>
        </w:rPr>
        <w:t>»</w:t>
      </w:r>
      <w:r>
        <w:rPr>
          <w:sz w:val="24"/>
        </w:rPr>
        <w:t>-Button zurück auf die Einstiegsseite gelangen können.</w:t>
      </w:r>
    </w:p>
    <w:p w14:paraId="106A27B2" w14:textId="77777777" w:rsidR="003259B7" w:rsidRDefault="003259B7" w:rsidP="00AE331B">
      <w:pPr>
        <w:pStyle w:val="Listenabsatz"/>
        <w:numPr>
          <w:ilvl w:val="0"/>
          <w:numId w:val="2"/>
        </w:numPr>
        <w:spacing w:before="120" w:after="0"/>
        <w:contextualSpacing w:val="0"/>
        <w:rPr>
          <w:sz w:val="24"/>
        </w:rPr>
      </w:pPr>
      <w:r w:rsidRPr="003259B7">
        <w:rPr>
          <w:sz w:val="24"/>
          <w:u w:val="single"/>
        </w:rPr>
        <w:t>Zusatz</w:t>
      </w:r>
      <w:r w:rsidR="00450BF7">
        <w:rPr>
          <w:sz w:val="24"/>
          <w:u w:val="single"/>
        </w:rPr>
        <w:t>info</w:t>
      </w:r>
      <w:r>
        <w:rPr>
          <w:sz w:val="24"/>
        </w:rPr>
        <w:t xml:space="preserve">: </w:t>
      </w:r>
      <w:r w:rsidR="00F83C3D">
        <w:rPr>
          <w:sz w:val="24"/>
        </w:rPr>
        <w:t>Auf zwei losgelöst</w:t>
      </w:r>
      <w:r w:rsidR="00450BF7">
        <w:rPr>
          <w:sz w:val="24"/>
        </w:rPr>
        <w:t xml:space="preserve">en Unterseiten ist ein Impressum zu finden sowie die Information, was eingesendet werden soll, um mitzumachen: </w:t>
      </w:r>
    </w:p>
    <w:p w14:paraId="538196AE" w14:textId="77777777" w:rsidR="00450BF7" w:rsidRPr="00450BF7" w:rsidRDefault="00450BF7" w:rsidP="00450BF7">
      <w:pPr>
        <w:pStyle w:val="Listenabsatz"/>
        <w:numPr>
          <w:ilvl w:val="2"/>
          <w:numId w:val="2"/>
        </w:numPr>
        <w:spacing w:before="120" w:after="0"/>
        <w:ind w:left="2154" w:hanging="357"/>
        <w:rPr>
          <w:sz w:val="24"/>
        </w:rPr>
      </w:pPr>
      <w:r w:rsidRPr="003259B7">
        <w:rPr>
          <w:b/>
          <w:color w:val="00B050"/>
          <w:sz w:val="24"/>
        </w:rPr>
        <w:t>Über die Ausstellung</w:t>
      </w:r>
      <w:r>
        <w:rPr>
          <w:sz w:val="24"/>
        </w:rPr>
        <w:t xml:space="preserve"> / </w:t>
      </w:r>
      <w:r w:rsidRPr="00450BF7">
        <w:rPr>
          <w:b/>
          <w:color w:val="00B0F0"/>
          <w:sz w:val="24"/>
        </w:rPr>
        <w:t>about</w:t>
      </w:r>
      <w:r w:rsidRPr="003259B7">
        <w:rPr>
          <w:b/>
          <w:color w:val="00B050"/>
          <w:sz w:val="24"/>
        </w:rPr>
        <w:t xml:space="preserve"> </w:t>
      </w:r>
    </w:p>
    <w:p w14:paraId="647C134D" w14:textId="280026CF" w:rsidR="00CD73AB" w:rsidRPr="00450BF7" w:rsidRDefault="00450BF7" w:rsidP="00450BF7">
      <w:pPr>
        <w:pStyle w:val="Listenabsatz"/>
        <w:numPr>
          <w:ilvl w:val="2"/>
          <w:numId w:val="2"/>
        </w:numPr>
        <w:spacing w:before="120" w:after="0"/>
        <w:ind w:left="2154" w:hanging="357"/>
        <w:rPr>
          <w:sz w:val="24"/>
        </w:rPr>
      </w:pPr>
      <w:r w:rsidRPr="003259B7">
        <w:rPr>
          <w:b/>
          <w:color w:val="00B050"/>
          <w:sz w:val="24"/>
        </w:rPr>
        <w:t>Mitmachen</w:t>
      </w:r>
      <w:r>
        <w:rPr>
          <w:sz w:val="24"/>
        </w:rPr>
        <w:t xml:space="preserve"> / </w:t>
      </w:r>
      <w:r w:rsidRPr="00450BF7">
        <w:rPr>
          <w:b/>
          <w:color w:val="00B0F0"/>
          <w:sz w:val="24"/>
        </w:rPr>
        <w:t>participate</w:t>
      </w:r>
      <w:r w:rsidRPr="003259B7">
        <w:rPr>
          <w:b/>
          <w:color w:val="00B050"/>
          <w:sz w:val="24"/>
        </w:rPr>
        <w:t xml:space="preserve"> </w:t>
      </w:r>
    </w:p>
    <w:p w14:paraId="06FD5288" w14:textId="1602464C" w:rsidR="00450BF7" w:rsidRDefault="002449D5" w:rsidP="00450BF7">
      <w:pPr>
        <w:pStyle w:val="Listenabsatz"/>
        <w:spacing w:before="120" w:after="0"/>
        <w:contextualSpacing w:val="0"/>
        <w:rPr>
          <w:sz w:val="24"/>
        </w:rPr>
      </w:pPr>
      <w:r>
        <w:rPr>
          <w:sz w:val="24"/>
        </w:rPr>
        <w:t>D</w:t>
      </w:r>
      <w:r w:rsidR="00450BF7">
        <w:rPr>
          <w:sz w:val="24"/>
        </w:rPr>
        <w:t xml:space="preserve">iese beiden Unterseiten existieren </w:t>
      </w:r>
      <w:r w:rsidR="00F83C3D">
        <w:rPr>
          <w:sz w:val="24"/>
        </w:rPr>
        <w:t xml:space="preserve">separat </w:t>
      </w:r>
      <w:r w:rsidR="00450BF7">
        <w:rPr>
          <w:sz w:val="24"/>
        </w:rPr>
        <w:t xml:space="preserve">auf </w:t>
      </w:r>
      <w:r w:rsidR="00637E43">
        <w:rPr>
          <w:sz w:val="24"/>
        </w:rPr>
        <w:t>Deutsch</w:t>
      </w:r>
      <w:r w:rsidR="00450BF7">
        <w:rPr>
          <w:sz w:val="24"/>
        </w:rPr>
        <w:t xml:space="preserve"> und </w:t>
      </w:r>
      <w:r w:rsidR="00637E43">
        <w:rPr>
          <w:sz w:val="24"/>
        </w:rPr>
        <w:t>Englisch (bzgl. Sprachen s. unten)</w:t>
      </w:r>
      <w:r w:rsidR="00F83C3D">
        <w:rPr>
          <w:sz w:val="24"/>
        </w:rPr>
        <w:t>.</w:t>
      </w:r>
    </w:p>
    <w:p w14:paraId="127474EE" w14:textId="100E1948" w:rsidR="003259B7" w:rsidRPr="002449D5" w:rsidRDefault="003259B7" w:rsidP="002449D5">
      <w:pPr>
        <w:pStyle w:val="Listenabsatz"/>
        <w:numPr>
          <w:ilvl w:val="0"/>
          <w:numId w:val="2"/>
        </w:numPr>
        <w:rPr>
          <w:sz w:val="24"/>
        </w:rPr>
      </w:pPr>
      <w:r w:rsidRPr="002449D5">
        <w:rPr>
          <w:sz w:val="24"/>
          <w:u w:val="single"/>
        </w:rPr>
        <w:t>Sprachen</w:t>
      </w:r>
      <w:r w:rsidRPr="002449D5">
        <w:rPr>
          <w:sz w:val="24"/>
        </w:rPr>
        <w:t xml:space="preserve">: Die Ausstellungswebseite existiert auf Deutsch </w:t>
      </w:r>
      <w:r w:rsidR="00450BF7" w:rsidRPr="002449D5">
        <w:rPr>
          <w:sz w:val="24"/>
        </w:rPr>
        <w:t>(</w:t>
      </w:r>
      <w:r w:rsidR="00450BF7" w:rsidRPr="002449D5">
        <w:rPr>
          <w:b/>
          <w:color w:val="00B050"/>
          <w:sz w:val="24"/>
        </w:rPr>
        <w:t>DE</w:t>
      </w:r>
      <w:r w:rsidR="00450BF7" w:rsidRPr="002449D5">
        <w:rPr>
          <w:sz w:val="24"/>
        </w:rPr>
        <w:t xml:space="preserve">) </w:t>
      </w:r>
      <w:r w:rsidRPr="002449D5">
        <w:rPr>
          <w:sz w:val="24"/>
        </w:rPr>
        <w:t>und Englisch</w:t>
      </w:r>
      <w:r w:rsidR="00450BF7" w:rsidRPr="002449D5">
        <w:rPr>
          <w:sz w:val="24"/>
        </w:rPr>
        <w:t xml:space="preserve"> (</w:t>
      </w:r>
      <w:r w:rsidR="00450BF7" w:rsidRPr="002449D5">
        <w:rPr>
          <w:b/>
          <w:color w:val="00B0F0"/>
          <w:sz w:val="24"/>
        </w:rPr>
        <w:t>EN</w:t>
      </w:r>
      <w:r w:rsidR="00450BF7" w:rsidRPr="002449D5">
        <w:rPr>
          <w:sz w:val="24"/>
        </w:rPr>
        <w:t>)</w:t>
      </w:r>
      <w:r w:rsidRPr="002449D5">
        <w:rPr>
          <w:sz w:val="24"/>
        </w:rPr>
        <w:t xml:space="preserve">; die Inhalte werden jedoch </w:t>
      </w:r>
      <w:ins w:id="10" w:author="Kastrup  Ulrike" w:date="2020-04-21T12:10:00Z">
        <w:r w:rsidR="008E6FB1">
          <w:rPr>
            <w:sz w:val="24"/>
          </w:rPr>
          <w:t>auf beiden Seiten gleich sein und englische Beiträge stehen neben deutschen</w:t>
        </w:r>
      </w:ins>
      <w:ins w:id="11" w:author="Kastrup  Ulrike" w:date="2020-04-21T12:11:00Z">
        <w:r w:rsidR="008E6FB1">
          <w:rPr>
            <w:sz w:val="24"/>
          </w:rPr>
          <w:t xml:space="preserve">. </w:t>
        </w:r>
      </w:ins>
      <w:ins w:id="12" w:author="Kastrup  Ulrike" w:date="2020-04-21T12:10:00Z">
        <w:r w:rsidR="008E6FB1">
          <w:rPr>
            <w:sz w:val="24"/>
          </w:rPr>
          <w:t xml:space="preserve"> </w:t>
        </w:r>
      </w:ins>
      <w:del w:id="13" w:author="Kastrup  Ulrike" w:date="2020-04-21T12:11:00Z">
        <w:r w:rsidRPr="002449D5" w:rsidDel="008E6FB1">
          <w:rPr>
            <w:sz w:val="24"/>
          </w:rPr>
          <w:delText xml:space="preserve">nur in </w:delText>
        </w:r>
        <w:r w:rsidR="00F83C3D" w:rsidRPr="002449D5" w:rsidDel="008E6FB1">
          <w:rPr>
            <w:sz w:val="24"/>
          </w:rPr>
          <w:delText>der einen oder anderen</w:delText>
        </w:r>
        <w:r w:rsidRPr="002449D5" w:rsidDel="008E6FB1">
          <w:rPr>
            <w:sz w:val="24"/>
          </w:rPr>
          <w:delText xml:space="preserve"> der beiden Sprachen </w:delText>
        </w:r>
        <w:r w:rsidR="00450BF7" w:rsidRPr="002449D5" w:rsidDel="008E6FB1">
          <w:rPr>
            <w:sz w:val="24"/>
          </w:rPr>
          <w:delText xml:space="preserve">publiziert. </w:delText>
        </w:r>
      </w:del>
      <w:r w:rsidR="00450BF7" w:rsidRPr="002449D5">
        <w:rPr>
          <w:sz w:val="24"/>
        </w:rPr>
        <w:t>Wird zwischen den Sprachen gewechselt, ändern sich also nur die Kategorie-Bezeichnungen und die Links zu den Zusatzinfos (sowie deren Inhalte</w:t>
      </w:r>
      <w:r w:rsidR="00637E43" w:rsidRPr="002449D5">
        <w:rPr>
          <w:sz w:val="24"/>
        </w:rPr>
        <w:t>; s. oben</w:t>
      </w:r>
      <w:r w:rsidR="00450BF7" w:rsidRPr="002449D5">
        <w:rPr>
          <w:sz w:val="24"/>
        </w:rPr>
        <w:t>).</w:t>
      </w:r>
      <w:r w:rsidR="00E11C0F">
        <w:rPr>
          <w:sz w:val="24"/>
        </w:rPr>
        <w:t xml:space="preserve"> Falls dies unnötig kompliziert ist, wird es nur eine Seite geben, in denen die Kategorien sowohl auf DE und EN </w:t>
      </w:r>
      <w:r w:rsidR="002449D5">
        <w:rPr>
          <w:sz w:val="24"/>
        </w:rPr>
        <w:t xml:space="preserve">nebeneinander </w:t>
      </w:r>
      <w:r w:rsidR="00E11C0F">
        <w:rPr>
          <w:sz w:val="24"/>
        </w:rPr>
        <w:t xml:space="preserve">angegeben sind. </w:t>
      </w:r>
    </w:p>
    <w:p w14:paraId="18B6768D" w14:textId="77777777" w:rsidR="00775B57" w:rsidRPr="00775B57" w:rsidRDefault="00775B57" w:rsidP="00775B57">
      <w:pPr>
        <w:rPr>
          <w:sz w:val="24"/>
        </w:rPr>
      </w:pPr>
    </w:p>
    <w:p w14:paraId="2AEEB985" w14:textId="77777777" w:rsidR="00775B57" w:rsidRDefault="00775B57" w:rsidP="00775B57">
      <w:pPr>
        <w:pStyle w:val="Listenabsatz"/>
        <w:numPr>
          <w:ilvl w:val="0"/>
          <w:numId w:val="1"/>
        </w:numPr>
        <w:rPr>
          <w:b/>
          <w:sz w:val="24"/>
        </w:rPr>
      </w:pPr>
      <w:r w:rsidRPr="00775B57">
        <w:rPr>
          <w:b/>
          <w:sz w:val="24"/>
        </w:rPr>
        <w:lastRenderedPageBreak/>
        <w:t>Webseite / IT</w:t>
      </w:r>
    </w:p>
    <w:p w14:paraId="234FE2EF" w14:textId="77777777" w:rsidR="00F83C3D" w:rsidRPr="00F83C3D" w:rsidRDefault="00F83C3D" w:rsidP="00F83C3D">
      <w:pPr>
        <w:rPr>
          <w:sz w:val="24"/>
        </w:rPr>
      </w:pPr>
      <w:r w:rsidRPr="00F83C3D">
        <w:rPr>
          <w:sz w:val="24"/>
        </w:rPr>
        <w:t xml:space="preserve">Für die virtuelle Ausstellung wird eine neue Seite erstellt unter </w:t>
      </w:r>
      <w:r>
        <w:rPr>
          <w:sz w:val="24"/>
        </w:rPr>
        <w:t xml:space="preserve">der Adresse </w:t>
      </w:r>
      <w:r w:rsidRPr="00BC428B">
        <w:rPr>
          <w:b/>
          <w:sz w:val="24"/>
        </w:rPr>
        <w:t>www.travels.focusterra.ethz.ch</w:t>
      </w:r>
      <w:r>
        <w:rPr>
          <w:sz w:val="24"/>
        </w:rPr>
        <w:t>. Dies kann auf zwei Arten geschehen:</w:t>
      </w:r>
    </w:p>
    <w:p w14:paraId="4AC1A678" w14:textId="77777777" w:rsidR="00F83C3D" w:rsidRPr="00F83C3D" w:rsidRDefault="00F83C3D" w:rsidP="00F83C3D">
      <w:pPr>
        <w:rPr>
          <w:sz w:val="24"/>
        </w:rPr>
      </w:pPr>
      <w:r w:rsidRPr="00F83C3D">
        <w:rPr>
          <w:sz w:val="24"/>
        </w:rPr>
        <w:t>1</w:t>
      </w:r>
      <w:r w:rsidR="00BC428B">
        <w:rPr>
          <w:sz w:val="24"/>
        </w:rPr>
        <w:t>)</w:t>
      </w:r>
      <w:r w:rsidRPr="00F83C3D">
        <w:rPr>
          <w:sz w:val="24"/>
        </w:rPr>
        <w:t xml:space="preserve"> Eine WordPress-Installation, Bedingungen unter: </w:t>
      </w:r>
      <w:hyperlink r:id="rId13" w:history="1">
        <w:r w:rsidR="00830DFA" w:rsidRPr="000B1A6B">
          <w:rPr>
            <w:rStyle w:val="Hyperlink"/>
            <w:sz w:val="24"/>
          </w:rPr>
          <w:t>https://ethz.ch/content/dam/ethz/associates/services/Service/IT-Services/files/sla/sla-blog-hosting.pdf</w:t>
        </w:r>
      </w:hyperlink>
      <w:r w:rsidR="00830DFA">
        <w:rPr>
          <w:sz w:val="24"/>
        </w:rPr>
        <w:t xml:space="preserve"> </w:t>
      </w:r>
    </w:p>
    <w:p w14:paraId="021C138D" w14:textId="77777777" w:rsidR="00F83C3D" w:rsidRPr="00F83C3D" w:rsidRDefault="00F83C3D" w:rsidP="00F83C3D">
      <w:pPr>
        <w:rPr>
          <w:sz w:val="24"/>
        </w:rPr>
      </w:pPr>
      <w:r w:rsidRPr="00F83C3D">
        <w:rPr>
          <w:sz w:val="24"/>
        </w:rPr>
        <w:t>2</w:t>
      </w:r>
      <w:r w:rsidR="00BC428B">
        <w:rPr>
          <w:sz w:val="24"/>
        </w:rPr>
        <w:t>)</w:t>
      </w:r>
      <w:r w:rsidRPr="00F83C3D">
        <w:rPr>
          <w:sz w:val="24"/>
        </w:rPr>
        <w:t xml:space="preserve"> Ein Linux Web-Hosting ohne vorinstallierten CMS. Bedingungen unter: </w:t>
      </w:r>
      <w:hyperlink r:id="rId14" w:history="1">
        <w:r w:rsidR="00830DFA" w:rsidRPr="000B1A6B">
          <w:rPr>
            <w:rStyle w:val="Hyperlink"/>
            <w:sz w:val="24"/>
          </w:rPr>
          <w:t>https://ethz.ch/content/dam/ethz/associates/services/Service/IT-Services/files/sla/sla-web-hosting-de.pdf</w:t>
        </w:r>
      </w:hyperlink>
      <w:r w:rsidR="00830DFA">
        <w:rPr>
          <w:sz w:val="24"/>
        </w:rPr>
        <w:t xml:space="preserve"> </w:t>
      </w:r>
    </w:p>
    <w:p w14:paraId="0A26C66B" w14:textId="77777777" w:rsidR="00F83C3D" w:rsidRDefault="00F83C3D" w:rsidP="00F83C3D">
      <w:pPr>
        <w:rPr>
          <w:sz w:val="24"/>
        </w:rPr>
      </w:pPr>
      <w:r w:rsidRPr="00F83C3D">
        <w:rPr>
          <w:sz w:val="24"/>
        </w:rPr>
        <w:t>Variante 1 ist gut</w:t>
      </w:r>
      <w:r w:rsidR="00BC428B">
        <w:rPr>
          <w:sz w:val="24"/>
        </w:rPr>
        <w:t>,</w:t>
      </w:r>
      <w:r w:rsidRPr="00F83C3D">
        <w:rPr>
          <w:sz w:val="24"/>
        </w:rPr>
        <w:t xml:space="preserve"> wenn mit WordPress arbeitet</w:t>
      </w:r>
      <w:r w:rsidR="00BC428B">
        <w:rPr>
          <w:sz w:val="24"/>
        </w:rPr>
        <w:t xml:space="preserve"> wird;</w:t>
      </w:r>
      <w:r w:rsidRPr="00F83C3D">
        <w:rPr>
          <w:sz w:val="24"/>
        </w:rPr>
        <w:t xml:space="preserve"> Variante 2</w:t>
      </w:r>
      <w:r w:rsidR="00BC428B">
        <w:rPr>
          <w:sz w:val="24"/>
        </w:rPr>
        <w:t>,</w:t>
      </w:r>
      <w:r w:rsidRPr="00F83C3D">
        <w:rPr>
          <w:sz w:val="24"/>
        </w:rPr>
        <w:t xml:space="preserve"> wenn mit </w:t>
      </w:r>
      <w:r w:rsidR="00BC428B">
        <w:rPr>
          <w:sz w:val="24"/>
        </w:rPr>
        <w:t>einem anderen System</w:t>
      </w:r>
      <w:r w:rsidRPr="00F83C3D">
        <w:rPr>
          <w:sz w:val="24"/>
        </w:rPr>
        <w:t xml:space="preserve"> </w:t>
      </w:r>
      <w:r w:rsidR="00BC428B">
        <w:rPr>
          <w:sz w:val="24"/>
        </w:rPr>
        <w:t>ge</w:t>
      </w:r>
      <w:r w:rsidRPr="00F83C3D">
        <w:rPr>
          <w:sz w:val="24"/>
        </w:rPr>
        <w:t>arbeitet</w:t>
      </w:r>
      <w:r w:rsidR="00BC428B">
        <w:rPr>
          <w:sz w:val="24"/>
        </w:rPr>
        <w:t xml:space="preserve"> wird</w:t>
      </w:r>
      <w:r w:rsidRPr="00F83C3D">
        <w:rPr>
          <w:sz w:val="24"/>
        </w:rPr>
        <w:t>.</w:t>
      </w:r>
    </w:p>
    <w:p w14:paraId="0C96A136" w14:textId="77777777" w:rsidR="00BC428B" w:rsidRPr="00F83C3D" w:rsidRDefault="00BC428B" w:rsidP="00F83C3D">
      <w:pPr>
        <w:rPr>
          <w:sz w:val="24"/>
        </w:rPr>
      </w:pPr>
    </w:p>
    <w:p w14:paraId="09B350C7" w14:textId="77777777" w:rsidR="00775B57" w:rsidRPr="00775B57" w:rsidRDefault="00775B57" w:rsidP="00775B57">
      <w:pPr>
        <w:pStyle w:val="Listenabsatz"/>
        <w:numPr>
          <w:ilvl w:val="0"/>
          <w:numId w:val="1"/>
        </w:numPr>
        <w:rPr>
          <w:b/>
          <w:sz w:val="24"/>
        </w:rPr>
      </w:pPr>
      <w:r w:rsidRPr="00775B57">
        <w:rPr>
          <w:b/>
          <w:sz w:val="24"/>
        </w:rPr>
        <w:t>Texte</w:t>
      </w:r>
    </w:p>
    <w:p w14:paraId="3F2EA768" w14:textId="77777777" w:rsidR="00775B57" w:rsidRPr="00830DFA" w:rsidRDefault="00BC428B" w:rsidP="00775B57">
      <w:pPr>
        <w:rPr>
          <w:sz w:val="24"/>
        </w:rPr>
      </w:pPr>
      <w:r w:rsidRPr="00830DFA">
        <w:rPr>
          <w:sz w:val="24"/>
        </w:rPr>
        <w:t>Info</w:t>
      </w:r>
      <w:r w:rsidR="00637E43">
        <w:rPr>
          <w:sz w:val="24"/>
        </w:rPr>
        <w:t>rmation</w:t>
      </w:r>
      <w:r w:rsidRPr="00830DFA">
        <w:rPr>
          <w:sz w:val="24"/>
        </w:rPr>
        <w:t xml:space="preserve"> auf fT-Webseite unter «Virtuelle Ausstellungen»:</w:t>
      </w:r>
    </w:p>
    <w:p w14:paraId="7BD90DCB" w14:textId="77777777" w:rsidR="00BC428B" w:rsidRDefault="00BC428B" w:rsidP="00BC428B">
      <w:pPr>
        <w:spacing w:before="100" w:beforeAutospacing="1" w:after="100" w:afterAutospacing="1"/>
        <w:ind w:left="708"/>
        <w:rPr>
          <w:rFonts w:ascii="Times New Roman" w:hAnsi="Times New Roman" w:cs="Times New Roman"/>
          <w:b/>
          <w:bCs/>
          <w:sz w:val="28"/>
          <w:szCs w:val="28"/>
          <w:lang w:eastAsia="de-CH"/>
        </w:rPr>
      </w:pPr>
      <w:r>
        <w:rPr>
          <w:rFonts w:ascii="Times New Roman" w:hAnsi="Times New Roman" w:cs="Times New Roman"/>
          <w:b/>
          <w:bCs/>
          <w:sz w:val="28"/>
          <w:szCs w:val="28"/>
          <w:lang w:eastAsia="de-CH"/>
        </w:rPr>
        <w:t>Reisesteine</w:t>
      </w:r>
    </w:p>
    <w:p w14:paraId="50F33189" w14:textId="77777777" w:rsidR="00BC428B" w:rsidRDefault="00BC428B" w:rsidP="00BC428B">
      <w:pPr>
        <w:spacing w:before="100" w:beforeAutospacing="1" w:after="100" w:afterAutospacing="1"/>
        <w:ind w:left="708"/>
        <w:rPr>
          <w:rFonts w:ascii="Times New Roman" w:hAnsi="Times New Roman" w:cs="Times New Roman"/>
          <w:sz w:val="24"/>
          <w:szCs w:val="24"/>
          <w:lang w:eastAsia="de-CH"/>
        </w:rPr>
      </w:pPr>
      <w:r>
        <w:rPr>
          <w:rFonts w:ascii="Times New Roman" w:hAnsi="Times New Roman" w:cs="Times New Roman"/>
          <w:sz w:val="24"/>
          <w:szCs w:val="24"/>
          <w:lang w:eastAsia="de-CH"/>
        </w:rPr>
        <w:t xml:space="preserve">Werden Sie auch immer wieder von Reiselust gepackt und der Sehnsucht, in die Welt hinauszuziehen? Oder erkunden Sie lieber Ihren Hausberg oder lokalen Strand? Was auch immer sie lieben, teilen Sie es mit uns </w:t>
      </w:r>
      <w:r>
        <w:rPr>
          <w:rFonts w:ascii="Times New Roman" w:hAnsi="Times New Roman" w:cs="Times New Roman"/>
          <w:sz w:val="24"/>
          <w:szCs w:val="24"/>
          <w:lang w:eastAsia="de-CH"/>
        </w:rPr>
        <w:lastRenderedPageBreak/>
        <w:t>und gehen Sie mit uns auf Weltreise. Wie, erfahren S</w:t>
      </w:r>
      <w:r w:rsidR="00637E43">
        <w:rPr>
          <w:rFonts w:ascii="Times New Roman" w:hAnsi="Times New Roman" w:cs="Times New Roman"/>
          <w:sz w:val="24"/>
          <w:szCs w:val="24"/>
          <w:lang w:eastAsia="de-CH"/>
        </w:rPr>
        <w:t>ie hier…</w:t>
      </w:r>
    </w:p>
    <w:p w14:paraId="1CC03A4D" w14:textId="77777777" w:rsidR="00BC428B" w:rsidRDefault="00BC428B" w:rsidP="00BC428B">
      <w:pPr>
        <w:spacing w:before="100" w:beforeAutospacing="1" w:after="100" w:afterAutospacing="1"/>
        <w:ind w:left="708"/>
        <w:rPr>
          <w:rFonts w:ascii="Times New Roman" w:hAnsi="Times New Roman" w:cs="Times New Roman"/>
          <w:sz w:val="24"/>
          <w:szCs w:val="24"/>
          <w:lang w:eastAsia="de-CH"/>
        </w:rPr>
      </w:pPr>
      <w:r>
        <w:rPr>
          <w:rFonts w:ascii="Times New Roman" w:hAnsi="Times New Roman" w:cs="Times New Roman"/>
          <w:sz w:val="24"/>
          <w:szCs w:val="24"/>
          <w:lang w:eastAsia="de-CH"/>
        </w:rPr>
        <w:t xml:space="preserve">zur virtuellen Ausstellung </w:t>
      </w:r>
      <w:r>
        <w:rPr>
          <w:rFonts w:ascii="Wingdings" w:hAnsi="Wingdings"/>
          <w:sz w:val="24"/>
          <w:szCs w:val="24"/>
          <w:lang w:eastAsia="de-CH"/>
        </w:rPr>
        <w:t></w:t>
      </w:r>
      <w:r>
        <w:rPr>
          <w:rFonts w:ascii="Times New Roman" w:hAnsi="Times New Roman" w:cs="Times New Roman"/>
          <w:sz w:val="24"/>
          <w:szCs w:val="24"/>
          <w:lang w:eastAsia="de-CH"/>
        </w:rPr>
        <w:t xml:space="preserve"> [Link zu travels.focusterra.ethz.ch]</w:t>
      </w:r>
    </w:p>
    <w:p w14:paraId="1589542C" w14:textId="77777777" w:rsidR="00BC428B" w:rsidRDefault="00BC428B" w:rsidP="00BC428B">
      <w:pPr>
        <w:spacing w:after="0" w:line="240" w:lineRule="auto"/>
      </w:pPr>
    </w:p>
    <w:p w14:paraId="506ED84D" w14:textId="77777777" w:rsidR="00BC428B" w:rsidRPr="00830DFA" w:rsidRDefault="00BC428B" w:rsidP="00BC428B">
      <w:pPr>
        <w:rPr>
          <w:sz w:val="24"/>
        </w:rPr>
      </w:pPr>
      <w:r w:rsidRPr="00830DFA">
        <w:rPr>
          <w:sz w:val="24"/>
        </w:rPr>
        <w:t xml:space="preserve">Unter </w:t>
      </w:r>
      <w:r w:rsidRPr="00830DFA">
        <w:rPr>
          <w:b/>
          <w:color w:val="00B050"/>
          <w:sz w:val="24"/>
        </w:rPr>
        <w:t>Über die Ausstellung</w:t>
      </w:r>
      <w:r>
        <w:rPr>
          <w:sz w:val="24"/>
        </w:rPr>
        <w:t xml:space="preserve"> / </w:t>
      </w:r>
      <w:r w:rsidRPr="00830DFA">
        <w:rPr>
          <w:b/>
          <w:color w:val="00B0F0"/>
          <w:sz w:val="24"/>
        </w:rPr>
        <w:t>about</w:t>
      </w:r>
      <w:r w:rsidRPr="00830DFA">
        <w:rPr>
          <w:sz w:val="24"/>
        </w:rPr>
        <w:t>:</w:t>
      </w:r>
    </w:p>
    <w:p w14:paraId="476CE447" w14:textId="77777777" w:rsidR="00BC428B" w:rsidRPr="00BC428B" w:rsidRDefault="00BC428B" w:rsidP="00BC428B">
      <w:pPr>
        <w:spacing w:before="100" w:beforeAutospacing="1" w:after="100" w:afterAutospacing="1"/>
        <w:ind w:left="708"/>
        <w:rPr>
          <w:rFonts w:ascii="Times New Roman" w:hAnsi="Times New Roman" w:cs="Times New Roman"/>
          <w:b/>
          <w:bCs/>
          <w:sz w:val="28"/>
          <w:szCs w:val="28"/>
          <w:lang w:eastAsia="de-CH"/>
        </w:rPr>
      </w:pPr>
      <w:r w:rsidRPr="00BC428B">
        <w:rPr>
          <w:rFonts w:ascii="Times New Roman" w:hAnsi="Times New Roman" w:cs="Times New Roman"/>
          <w:b/>
          <w:bCs/>
          <w:sz w:val="28"/>
          <w:szCs w:val="28"/>
          <w:lang w:eastAsia="de-CH"/>
        </w:rPr>
        <w:t>Über die Ausstellung</w:t>
      </w:r>
    </w:p>
    <w:p w14:paraId="05DA70D6" w14:textId="755BAD2A" w:rsidR="00BC428B" w:rsidRDefault="00BC428B" w:rsidP="00457F34">
      <w:pPr>
        <w:ind w:left="708"/>
        <w:rPr>
          <w:rFonts w:ascii="Times New Roman" w:hAnsi="Times New Roman" w:cs="Times New Roman"/>
          <w:sz w:val="24"/>
          <w:szCs w:val="24"/>
          <w:lang w:eastAsia="de-CH"/>
        </w:rPr>
      </w:pPr>
      <w:r>
        <w:rPr>
          <w:rFonts w:ascii="Times New Roman" w:hAnsi="Times New Roman" w:cs="Times New Roman"/>
          <w:sz w:val="24"/>
          <w:szCs w:val="24"/>
          <w:lang w:eastAsia="de-CH"/>
        </w:rPr>
        <w:t xml:space="preserve">Werden Sie auch immer wieder von Reiselust gepackt und der Sehnsucht, in die Welt hinauszuziehen? Reisen Sie mit Ihren Steinen ans Ende der Welt oder in Ihren Vorgarten. Die Ausstellung ist eine virtuelle Sammlung Ihrer Lieblingssteine von irgendwo auf der Welt und Ihrer Geschichte, die Sie damit verbinden. Entdecken Sie in der Ausstellung mehr über unsere gemeinsam erstellte Steinsammlung, ihre Fundorte und lernen Sie die damit verbundenen persönlichen und geologischen Geschichten kennen. </w:t>
      </w:r>
    </w:p>
    <w:p w14:paraId="28276D94" w14:textId="77777777" w:rsidR="00BC428B" w:rsidRDefault="00BC428B" w:rsidP="00BC428B">
      <w:pPr>
        <w:ind w:left="708"/>
        <w:rPr>
          <w:rFonts w:ascii="Times New Roman" w:hAnsi="Times New Roman" w:cs="Times New Roman"/>
          <w:sz w:val="24"/>
          <w:szCs w:val="24"/>
          <w:lang w:eastAsia="de-CH"/>
        </w:rPr>
      </w:pPr>
      <w:r>
        <w:rPr>
          <w:rFonts w:ascii="Times New Roman" w:hAnsi="Times New Roman" w:cs="Times New Roman"/>
          <w:sz w:val="24"/>
          <w:szCs w:val="24"/>
          <w:lang w:eastAsia="de-CH"/>
        </w:rPr>
        <w:t xml:space="preserve">Die Idee zur Ausstellung basiert auf dem Projekt «Nowhere – Die Spur der Steine» von Anna Sullivan und wurde von </w:t>
      </w:r>
      <w:r w:rsidRPr="00BA59C5">
        <w:rPr>
          <w:rFonts w:ascii="Times New Roman" w:hAnsi="Times New Roman" w:cs="Times New Roman"/>
          <w:i/>
          <w:sz w:val="24"/>
          <w:szCs w:val="24"/>
          <w:lang w:eastAsia="de-CH"/>
        </w:rPr>
        <w:t>focus</w:t>
      </w:r>
      <w:r>
        <w:rPr>
          <w:rFonts w:ascii="Times New Roman" w:hAnsi="Times New Roman" w:cs="Times New Roman"/>
          <w:sz w:val="24"/>
          <w:szCs w:val="24"/>
          <w:lang w:eastAsia="de-CH"/>
        </w:rPr>
        <w:t xml:space="preserve">Terra weiterentwickelt. </w:t>
      </w:r>
    </w:p>
    <w:p w14:paraId="0BA38436" w14:textId="77777777" w:rsidR="00BC428B" w:rsidRDefault="00BC428B" w:rsidP="00BC428B">
      <w:pPr>
        <w:ind w:left="708"/>
        <w:rPr>
          <w:rFonts w:ascii="Times New Roman" w:hAnsi="Times New Roman" w:cs="Times New Roman"/>
          <w:sz w:val="24"/>
          <w:szCs w:val="24"/>
          <w:lang w:eastAsia="de-CH"/>
        </w:rPr>
      </w:pPr>
      <w:r>
        <w:rPr>
          <w:rFonts w:ascii="Times New Roman" w:hAnsi="Times New Roman" w:cs="Times New Roman"/>
          <w:sz w:val="24"/>
          <w:szCs w:val="24"/>
          <w:lang w:eastAsia="de-CH"/>
        </w:rPr>
        <w:t>[Impressum, Logo, etc.]</w:t>
      </w:r>
    </w:p>
    <w:p w14:paraId="1B13BCFF" w14:textId="77777777" w:rsidR="00BC428B" w:rsidRPr="00BC428B" w:rsidRDefault="00BC428B" w:rsidP="00BC428B">
      <w:pPr>
        <w:ind w:left="708"/>
        <w:rPr>
          <w:rFonts w:ascii="Times New Roman" w:hAnsi="Times New Roman" w:cs="Times New Roman"/>
          <w:sz w:val="24"/>
          <w:szCs w:val="24"/>
          <w:lang w:eastAsia="de-CH"/>
        </w:rPr>
      </w:pPr>
    </w:p>
    <w:p w14:paraId="5F465103" w14:textId="77777777" w:rsidR="00BC428B" w:rsidRPr="00830DFA" w:rsidRDefault="00BC428B" w:rsidP="00830DFA">
      <w:pPr>
        <w:rPr>
          <w:sz w:val="24"/>
        </w:rPr>
      </w:pPr>
      <w:r w:rsidRPr="00830DFA">
        <w:rPr>
          <w:sz w:val="24"/>
        </w:rPr>
        <w:t xml:space="preserve">Unter </w:t>
      </w:r>
      <w:r w:rsidRPr="00830DFA">
        <w:rPr>
          <w:b/>
          <w:color w:val="00B050"/>
          <w:sz w:val="24"/>
        </w:rPr>
        <w:t>Mitmachen</w:t>
      </w:r>
      <w:r w:rsidRPr="00830DFA">
        <w:rPr>
          <w:sz w:val="24"/>
        </w:rPr>
        <w:t xml:space="preserve"> </w:t>
      </w:r>
      <w:r>
        <w:rPr>
          <w:sz w:val="24"/>
        </w:rPr>
        <w:t xml:space="preserve">/ </w:t>
      </w:r>
      <w:r w:rsidRPr="00830DFA">
        <w:rPr>
          <w:b/>
          <w:color w:val="00B0F0"/>
          <w:sz w:val="24"/>
        </w:rPr>
        <w:t>participate</w:t>
      </w:r>
      <w:r w:rsidRPr="00830DFA">
        <w:rPr>
          <w:sz w:val="24"/>
        </w:rPr>
        <w:t>:</w:t>
      </w:r>
    </w:p>
    <w:p w14:paraId="279EB9C8" w14:textId="77777777" w:rsidR="00BC428B" w:rsidRPr="00830DFA" w:rsidRDefault="00BC428B" w:rsidP="00BC428B">
      <w:pPr>
        <w:spacing w:before="100" w:beforeAutospacing="1" w:after="100" w:afterAutospacing="1"/>
        <w:ind w:left="708"/>
        <w:rPr>
          <w:rFonts w:ascii="Times New Roman" w:hAnsi="Times New Roman" w:cs="Times New Roman"/>
          <w:b/>
          <w:bCs/>
          <w:sz w:val="28"/>
          <w:szCs w:val="28"/>
          <w:lang w:eastAsia="de-CH"/>
        </w:rPr>
      </w:pPr>
      <w:r w:rsidRPr="00830DFA">
        <w:rPr>
          <w:rFonts w:ascii="Times New Roman" w:hAnsi="Times New Roman" w:cs="Times New Roman"/>
          <w:b/>
          <w:bCs/>
          <w:sz w:val="28"/>
          <w:szCs w:val="28"/>
          <w:lang w:eastAsia="de-CH"/>
        </w:rPr>
        <w:t>Machen Sie mit!</w:t>
      </w:r>
    </w:p>
    <w:p w14:paraId="0F49F165" w14:textId="77777777" w:rsidR="00BC428B" w:rsidRPr="00830DFA" w:rsidRDefault="00BC428B" w:rsidP="00BC428B">
      <w:pPr>
        <w:ind w:left="708"/>
        <w:rPr>
          <w:rFonts w:ascii="Times New Roman" w:hAnsi="Times New Roman" w:cs="Times New Roman"/>
          <w:sz w:val="24"/>
          <w:szCs w:val="24"/>
          <w:lang w:eastAsia="de-CH"/>
        </w:rPr>
      </w:pPr>
      <w:r w:rsidRPr="00830DFA">
        <w:rPr>
          <w:rFonts w:ascii="Times New Roman" w:hAnsi="Times New Roman" w:cs="Times New Roman"/>
          <w:sz w:val="24"/>
          <w:szCs w:val="24"/>
          <w:lang w:eastAsia="de-CH"/>
        </w:rPr>
        <w:t xml:space="preserve">Haben Sie auf einer Ihrer Reisen einen Stein gefunden, der Ihnen gefällt, den Sie interessant finden oder der Sie einfach an Ihre Reise oder ein Ereignis erinnert? Dann machen Sie mit! </w:t>
      </w:r>
    </w:p>
    <w:p w14:paraId="22BE6AF6" w14:textId="77777777" w:rsidR="00BC428B" w:rsidRPr="00830DFA" w:rsidRDefault="00BC428B" w:rsidP="00BC428B">
      <w:pPr>
        <w:ind w:left="708"/>
        <w:rPr>
          <w:rFonts w:ascii="Times New Roman" w:hAnsi="Times New Roman" w:cs="Times New Roman"/>
          <w:sz w:val="24"/>
          <w:szCs w:val="24"/>
          <w:lang w:eastAsia="de-CH"/>
        </w:rPr>
      </w:pPr>
      <w:r w:rsidRPr="00830DFA">
        <w:rPr>
          <w:rFonts w:ascii="Times New Roman" w:hAnsi="Times New Roman" w:cs="Times New Roman"/>
          <w:sz w:val="24"/>
          <w:szCs w:val="24"/>
          <w:lang w:eastAsia="de-CH"/>
        </w:rPr>
        <w:t>Und so geht es: Schicken Sie uns …</w:t>
      </w:r>
    </w:p>
    <w:p w14:paraId="7E1A2CD7" w14:textId="77777777" w:rsidR="00BC428B" w:rsidRPr="004028FE" w:rsidRDefault="00BC428B" w:rsidP="004028FE">
      <w:pPr>
        <w:pStyle w:val="Listenabsatz"/>
        <w:numPr>
          <w:ilvl w:val="1"/>
          <w:numId w:val="6"/>
        </w:numPr>
        <w:spacing w:after="120" w:line="240" w:lineRule="auto"/>
        <w:ind w:hanging="357"/>
        <w:contextualSpacing w:val="0"/>
        <w:rPr>
          <w:rFonts w:ascii="Times New Roman" w:hAnsi="Times New Roman" w:cs="Times New Roman"/>
          <w:sz w:val="24"/>
          <w:szCs w:val="24"/>
          <w:lang w:eastAsia="de-CH"/>
        </w:rPr>
      </w:pPr>
      <w:r w:rsidRPr="004028FE">
        <w:rPr>
          <w:rFonts w:ascii="Times New Roman" w:hAnsi="Times New Roman" w:cs="Times New Roman"/>
          <w:b/>
          <w:bCs/>
          <w:sz w:val="24"/>
          <w:szCs w:val="24"/>
          <w:lang w:eastAsia="de-CH"/>
        </w:rPr>
        <w:t xml:space="preserve">eine </w:t>
      </w:r>
      <w:r w:rsidR="00DA3CE7" w:rsidRPr="004028FE">
        <w:rPr>
          <w:rFonts w:ascii="Times New Roman" w:hAnsi="Times New Roman" w:cs="Times New Roman"/>
          <w:b/>
          <w:bCs/>
          <w:sz w:val="24"/>
          <w:szCs w:val="24"/>
          <w:lang w:eastAsia="de-CH"/>
        </w:rPr>
        <w:t xml:space="preserve">oder mehrere </w:t>
      </w:r>
      <w:r w:rsidRPr="004028FE">
        <w:rPr>
          <w:rFonts w:ascii="Times New Roman" w:hAnsi="Times New Roman" w:cs="Times New Roman"/>
          <w:b/>
          <w:bCs/>
          <w:sz w:val="24"/>
          <w:szCs w:val="24"/>
          <w:lang w:eastAsia="de-CH"/>
        </w:rPr>
        <w:t>Nahaufnahme</w:t>
      </w:r>
      <w:r w:rsidR="00DA3CE7" w:rsidRPr="004028FE">
        <w:rPr>
          <w:rFonts w:ascii="Times New Roman" w:hAnsi="Times New Roman" w:cs="Times New Roman"/>
          <w:b/>
          <w:bCs/>
          <w:sz w:val="24"/>
          <w:szCs w:val="24"/>
          <w:lang w:eastAsia="de-CH"/>
        </w:rPr>
        <w:t>n</w:t>
      </w:r>
      <w:r w:rsidRPr="004028FE">
        <w:rPr>
          <w:rFonts w:ascii="Times New Roman" w:hAnsi="Times New Roman" w:cs="Times New Roman"/>
          <w:b/>
          <w:bCs/>
          <w:sz w:val="24"/>
          <w:szCs w:val="24"/>
          <w:lang w:eastAsia="de-CH"/>
        </w:rPr>
        <w:t xml:space="preserve"> des Steins</w:t>
      </w:r>
      <w:r w:rsidRPr="004028FE">
        <w:rPr>
          <w:rFonts w:ascii="Times New Roman" w:hAnsi="Times New Roman" w:cs="Times New Roman"/>
          <w:sz w:val="24"/>
          <w:szCs w:val="24"/>
          <w:lang w:eastAsia="de-CH"/>
        </w:rPr>
        <w:t xml:space="preserve"> (</w:t>
      </w:r>
      <w:r w:rsidR="00793F3E" w:rsidRPr="004028FE">
        <w:rPr>
          <w:rFonts w:ascii="Times New Roman" w:hAnsi="Times New Roman" w:cs="Times New Roman"/>
          <w:sz w:val="24"/>
          <w:szCs w:val="24"/>
          <w:lang w:eastAsia="de-CH"/>
        </w:rPr>
        <w:t xml:space="preserve">Das Bild </w:t>
      </w:r>
      <w:r w:rsidR="0094225C" w:rsidRPr="004028FE">
        <w:rPr>
          <w:rFonts w:ascii="Times New Roman" w:hAnsi="Times New Roman" w:cs="Times New Roman"/>
          <w:sz w:val="24"/>
          <w:szCs w:val="24"/>
          <w:lang w:eastAsia="de-CH"/>
        </w:rPr>
        <w:t>sollte scharf</w:t>
      </w:r>
      <w:r w:rsidR="00793F3E" w:rsidRPr="004028FE">
        <w:rPr>
          <w:rFonts w:ascii="Times New Roman" w:hAnsi="Times New Roman" w:cs="Times New Roman"/>
          <w:sz w:val="24"/>
          <w:szCs w:val="24"/>
          <w:lang w:eastAsia="de-CH"/>
        </w:rPr>
        <w:t xml:space="preserve"> und so hoch aufgelöst wie möglich</w:t>
      </w:r>
      <w:r w:rsidR="0094225C" w:rsidRPr="004028FE">
        <w:rPr>
          <w:rFonts w:ascii="Times New Roman" w:hAnsi="Times New Roman" w:cs="Times New Roman"/>
          <w:sz w:val="24"/>
          <w:szCs w:val="24"/>
          <w:lang w:eastAsia="de-CH"/>
        </w:rPr>
        <w:t xml:space="preserve"> sein</w:t>
      </w:r>
      <w:r w:rsidR="00793F3E" w:rsidRPr="004028FE">
        <w:rPr>
          <w:rFonts w:ascii="Times New Roman" w:hAnsi="Times New Roman" w:cs="Times New Roman"/>
          <w:sz w:val="24"/>
          <w:szCs w:val="24"/>
          <w:lang w:eastAsia="de-CH"/>
        </w:rPr>
        <w:t>. Ein heller Hintergrund eignet sich am besten</w:t>
      </w:r>
      <w:r w:rsidR="006A7873">
        <w:rPr>
          <w:rFonts w:ascii="Times New Roman" w:hAnsi="Times New Roman" w:cs="Times New Roman"/>
          <w:sz w:val="24"/>
          <w:szCs w:val="24"/>
        </w:rPr>
        <w:t>,</w:t>
      </w:r>
      <w:r w:rsidRPr="004028FE">
        <w:rPr>
          <w:rFonts w:ascii="Times New Roman" w:hAnsi="Times New Roman" w:cs="Times New Roman"/>
          <w:sz w:val="24"/>
          <w:szCs w:val="24"/>
        </w:rPr>
        <w:t xml:space="preserve"> z.B. ein Blatt Papier</w:t>
      </w:r>
      <w:r w:rsidRPr="004028FE">
        <w:rPr>
          <w:rFonts w:ascii="Times New Roman" w:hAnsi="Times New Roman" w:cs="Times New Roman"/>
          <w:sz w:val="24"/>
          <w:szCs w:val="24"/>
          <w:lang w:eastAsia="de-CH"/>
        </w:rPr>
        <w:t>)</w:t>
      </w:r>
      <w:r w:rsidR="00637E43" w:rsidRPr="004028FE">
        <w:rPr>
          <w:rFonts w:ascii="Times New Roman" w:hAnsi="Times New Roman" w:cs="Times New Roman"/>
          <w:sz w:val="24"/>
          <w:szCs w:val="24"/>
          <w:lang w:eastAsia="de-CH"/>
        </w:rPr>
        <w:t>;</w:t>
      </w:r>
    </w:p>
    <w:p w14:paraId="4D372D44" w14:textId="77777777" w:rsidR="00BC428B" w:rsidRPr="004028FE" w:rsidRDefault="00BC428B" w:rsidP="004028FE">
      <w:pPr>
        <w:pStyle w:val="Listenabsatz"/>
        <w:numPr>
          <w:ilvl w:val="1"/>
          <w:numId w:val="6"/>
        </w:numPr>
        <w:spacing w:after="120" w:line="240" w:lineRule="auto"/>
        <w:ind w:hanging="357"/>
        <w:contextualSpacing w:val="0"/>
        <w:rPr>
          <w:rFonts w:ascii="Times New Roman" w:hAnsi="Times New Roman" w:cs="Times New Roman"/>
          <w:sz w:val="24"/>
          <w:szCs w:val="24"/>
          <w:lang w:eastAsia="de-CH"/>
        </w:rPr>
      </w:pPr>
      <w:r w:rsidRPr="004028FE">
        <w:rPr>
          <w:rFonts w:ascii="Times New Roman" w:hAnsi="Times New Roman" w:cs="Times New Roman"/>
          <w:b/>
          <w:bCs/>
          <w:sz w:val="24"/>
          <w:szCs w:val="24"/>
          <w:lang w:eastAsia="de-CH"/>
        </w:rPr>
        <w:t xml:space="preserve">eine </w:t>
      </w:r>
      <w:r w:rsidRPr="004028FE">
        <w:rPr>
          <w:rFonts w:ascii="Times New Roman" w:hAnsi="Times New Roman" w:cs="Times New Roman"/>
          <w:b/>
          <w:sz w:val="24"/>
          <w:szCs w:val="24"/>
          <w:lang w:eastAsia="de-CH"/>
        </w:rPr>
        <w:t>Natur</w:t>
      </w:r>
      <w:r w:rsidRPr="004028FE">
        <w:rPr>
          <w:rFonts w:ascii="Times New Roman" w:hAnsi="Times New Roman" w:cs="Times New Roman"/>
          <w:b/>
          <w:bCs/>
          <w:sz w:val="24"/>
          <w:szCs w:val="24"/>
          <w:lang w:eastAsia="de-CH"/>
        </w:rPr>
        <w:t xml:space="preserve">aufnahme des Fundortes </w:t>
      </w:r>
      <w:r w:rsidR="00691600" w:rsidRPr="00AF7FAF">
        <w:rPr>
          <w:rFonts w:ascii="Times New Roman" w:hAnsi="Times New Roman" w:cs="Times New Roman"/>
          <w:bCs/>
          <w:sz w:val="24"/>
          <w:szCs w:val="24"/>
          <w:lang w:eastAsia="de-CH"/>
        </w:rPr>
        <w:t xml:space="preserve">(hier sollte man die Landschaft sehen können, z.B. </w:t>
      </w:r>
      <w:r w:rsidR="008F1653" w:rsidRPr="00AF7FAF">
        <w:rPr>
          <w:rFonts w:ascii="Times New Roman" w:hAnsi="Times New Roman" w:cs="Times New Roman"/>
          <w:bCs/>
          <w:sz w:val="24"/>
          <w:szCs w:val="24"/>
          <w:lang w:eastAsia="de-CH"/>
        </w:rPr>
        <w:t>den</w:t>
      </w:r>
      <w:r w:rsidR="00691600" w:rsidRPr="00AF7FAF">
        <w:rPr>
          <w:rFonts w:ascii="Times New Roman" w:hAnsi="Times New Roman" w:cs="Times New Roman"/>
          <w:bCs/>
          <w:sz w:val="24"/>
          <w:szCs w:val="24"/>
          <w:lang w:eastAsia="de-CH"/>
        </w:rPr>
        <w:t xml:space="preserve"> Strand, Berg oder Ihren Garten)</w:t>
      </w:r>
      <w:r w:rsidR="00691600" w:rsidRPr="004028FE">
        <w:rPr>
          <w:rFonts w:ascii="Times New Roman" w:hAnsi="Times New Roman" w:cs="Times New Roman"/>
          <w:b/>
          <w:bCs/>
          <w:sz w:val="24"/>
          <w:szCs w:val="24"/>
          <w:lang w:eastAsia="de-CH"/>
        </w:rPr>
        <w:t xml:space="preserve"> </w:t>
      </w:r>
      <w:r w:rsidRPr="004028FE">
        <w:rPr>
          <w:rFonts w:ascii="Times New Roman" w:hAnsi="Times New Roman" w:cs="Times New Roman"/>
          <w:sz w:val="24"/>
          <w:szCs w:val="24"/>
          <w:lang w:eastAsia="de-CH"/>
        </w:rPr>
        <w:t>(mit oder ohne Personen)</w:t>
      </w:r>
      <w:r w:rsidR="00637E43" w:rsidRPr="004028FE">
        <w:rPr>
          <w:rFonts w:ascii="Times New Roman" w:hAnsi="Times New Roman" w:cs="Times New Roman"/>
          <w:sz w:val="24"/>
          <w:szCs w:val="24"/>
          <w:lang w:eastAsia="de-CH"/>
        </w:rPr>
        <w:t>;</w:t>
      </w:r>
    </w:p>
    <w:p w14:paraId="58D0589A" w14:textId="4A146DE7" w:rsidR="00BC428B" w:rsidRPr="004028FE" w:rsidRDefault="00BC428B" w:rsidP="004028FE">
      <w:pPr>
        <w:pStyle w:val="Listenabsatz"/>
        <w:numPr>
          <w:ilvl w:val="1"/>
          <w:numId w:val="6"/>
        </w:numPr>
        <w:spacing w:after="120" w:line="240" w:lineRule="auto"/>
        <w:ind w:right="-284" w:hanging="357"/>
        <w:contextualSpacing w:val="0"/>
        <w:rPr>
          <w:rFonts w:ascii="Times New Roman" w:hAnsi="Times New Roman" w:cs="Times New Roman"/>
          <w:sz w:val="24"/>
          <w:szCs w:val="24"/>
          <w:lang w:eastAsia="de-CH"/>
        </w:rPr>
      </w:pPr>
      <w:r w:rsidRPr="004028FE">
        <w:rPr>
          <w:rFonts w:ascii="Times New Roman" w:hAnsi="Times New Roman" w:cs="Times New Roman"/>
          <w:b/>
          <w:bCs/>
          <w:sz w:val="24"/>
          <w:szCs w:val="24"/>
          <w:lang w:eastAsia="de-CH"/>
        </w:rPr>
        <w:t xml:space="preserve">die </w:t>
      </w:r>
      <w:r w:rsidR="00AD2D6F" w:rsidRPr="004028FE">
        <w:rPr>
          <w:rFonts w:ascii="Times New Roman" w:hAnsi="Times New Roman" w:cs="Times New Roman"/>
          <w:b/>
          <w:bCs/>
          <w:sz w:val="24"/>
          <w:szCs w:val="24"/>
          <w:lang w:eastAsia="de-CH"/>
        </w:rPr>
        <w:t>Ortsangabe</w:t>
      </w:r>
      <w:r w:rsidRPr="004028FE">
        <w:rPr>
          <w:rFonts w:ascii="Times New Roman" w:hAnsi="Times New Roman" w:cs="Times New Roman"/>
          <w:b/>
          <w:bCs/>
          <w:sz w:val="24"/>
          <w:szCs w:val="24"/>
          <w:lang w:eastAsia="de-CH"/>
        </w:rPr>
        <w:t xml:space="preserve"> des Fund</w:t>
      </w:r>
      <w:r w:rsidR="00AD2D6F" w:rsidRPr="004028FE">
        <w:rPr>
          <w:rFonts w:ascii="Times New Roman" w:hAnsi="Times New Roman" w:cs="Times New Roman"/>
          <w:b/>
          <w:bCs/>
          <w:sz w:val="24"/>
          <w:szCs w:val="24"/>
          <w:lang w:eastAsia="de-CH"/>
        </w:rPr>
        <w:t>es</w:t>
      </w:r>
      <w:r w:rsidR="00A82203" w:rsidRPr="004028FE">
        <w:rPr>
          <w:rFonts w:ascii="Times New Roman" w:hAnsi="Times New Roman" w:cs="Times New Roman"/>
          <w:b/>
          <w:bCs/>
          <w:sz w:val="24"/>
          <w:szCs w:val="24"/>
          <w:lang w:eastAsia="de-CH"/>
        </w:rPr>
        <w:t xml:space="preserve">: </w:t>
      </w:r>
      <w:r w:rsidR="00691600" w:rsidRPr="004028FE">
        <w:rPr>
          <w:rFonts w:ascii="Times New Roman" w:hAnsi="Times New Roman" w:cs="Times New Roman"/>
          <w:bCs/>
          <w:sz w:val="24"/>
          <w:szCs w:val="24"/>
          <w:lang w:eastAsia="de-CH"/>
        </w:rPr>
        <w:t xml:space="preserve">Wie heisst der Ort, wo Sie </w:t>
      </w:r>
      <w:r w:rsidR="00A82203" w:rsidRPr="004028FE">
        <w:rPr>
          <w:rFonts w:ascii="Times New Roman" w:hAnsi="Times New Roman" w:cs="Times New Roman"/>
          <w:bCs/>
          <w:sz w:val="24"/>
          <w:szCs w:val="24"/>
          <w:lang w:eastAsia="de-CH"/>
        </w:rPr>
        <w:t>den Stein gefunden</w:t>
      </w:r>
      <w:r w:rsidR="00691600" w:rsidRPr="004028FE">
        <w:rPr>
          <w:rFonts w:ascii="Times New Roman" w:hAnsi="Times New Roman" w:cs="Times New Roman"/>
          <w:bCs/>
          <w:sz w:val="24"/>
          <w:szCs w:val="24"/>
          <w:lang w:eastAsia="de-CH"/>
        </w:rPr>
        <w:t xml:space="preserve"> haben</w:t>
      </w:r>
      <w:r w:rsidR="00A82203" w:rsidRPr="004028FE">
        <w:rPr>
          <w:rFonts w:ascii="Times New Roman" w:hAnsi="Times New Roman" w:cs="Times New Roman"/>
          <w:bCs/>
          <w:sz w:val="24"/>
          <w:szCs w:val="24"/>
          <w:lang w:eastAsia="de-CH"/>
        </w:rPr>
        <w:t xml:space="preserve">? </w:t>
      </w:r>
      <w:del w:id="14" w:author="Kastrup  Ulrike" w:date="2020-04-21T12:13:00Z">
        <w:r w:rsidR="00A82203" w:rsidRPr="004028FE" w:rsidDel="00172088">
          <w:rPr>
            <w:rFonts w:ascii="Times New Roman" w:hAnsi="Times New Roman" w:cs="Times New Roman"/>
            <w:bCs/>
            <w:sz w:val="24"/>
            <w:szCs w:val="24"/>
            <w:lang w:eastAsia="de-CH"/>
          </w:rPr>
          <w:delText xml:space="preserve">Wenn Sie sogar </w:delText>
        </w:r>
        <w:r w:rsidR="00691600" w:rsidRPr="004028FE" w:rsidDel="00172088">
          <w:rPr>
            <w:rFonts w:ascii="Times New Roman" w:hAnsi="Times New Roman" w:cs="Times New Roman"/>
            <w:bCs/>
            <w:sz w:val="24"/>
            <w:szCs w:val="24"/>
            <w:lang w:eastAsia="de-CH"/>
          </w:rPr>
          <w:delText>die</w:delText>
        </w:r>
      </w:del>
      <w:ins w:id="15" w:author="Kastrup  Ulrike" w:date="2020-04-21T12:13:00Z">
        <w:r w:rsidR="00172088">
          <w:rPr>
            <w:rFonts w:ascii="Times New Roman" w:hAnsi="Times New Roman" w:cs="Times New Roman"/>
            <w:bCs/>
            <w:sz w:val="24"/>
            <w:szCs w:val="24"/>
            <w:lang w:eastAsia="de-CH"/>
          </w:rPr>
          <w:t>Kennen Sie die</w:t>
        </w:r>
      </w:ins>
      <w:r w:rsidR="00691600" w:rsidRPr="004028FE">
        <w:rPr>
          <w:rFonts w:ascii="Times New Roman" w:hAnsi="Times New Roman" w:cs="Times New Roman"/>
          <w:bCs/>
          <w:sz w:val="24"/>
          <w:szCs w:val="24"/>
          <w:lang w:eastAsia="de-CH"/>
        </w:rPr>
        <w:t xml:space="preserve"> Koordinaten</w:t>
      </w:r>
      <w:ins w:id="16" w:author="Kastrup  Ulrike" w:date="2020-04-21T12:13:00Z">
        <w:r w:rsidR="00172088">
          <w:rPr>
            <w:rFonts w:ascii="Times New Roman" w:hAnsi="Times New Roman" w:cs="Times New Roman"/>
            <w:bCs/>
            <w:sz w:val="24"/>
            <w:szCs w:val="24"/>
            <w:lang w:eastAsia="de-CH"/>
          </w:rPr>
          <w:t>?</w:t>
        </w:r>
      </w:ins>
      <w:del w:id="17" w:author="Kastrup  Ulrike" w:date="2020-04-21T12:13:00Z">
        <w:r w:rsidR="00691600" w:rsidRPr="004028FE" w:rsidDel="00172088">
          <w:rPr>
            <w:rFonts w:ascii="Times New Roman" w:hAnsi="Times New Roman" w:cs="Times New Roman"/>
            <w:bCs/>
            <w:sz w:val="24"/>
            <w:szCs w:val="24"/>
            <w:lang w:eastAsia="de-CH"/>
          </w:rPr>
          <w:delText xml:space="preserve"> kennen</w:delText>
        </w:r>
        <w:r w:rsidR="00A82203" w:rsidRPr="004028FE" w:rsidDel="00172088">
          <w:rPr>
            <w:rFonts w:ascii="Times New Roman" w:hAnsi="Times New Roman" w:cs="Times New Roman"/>
            <w:bCs/>
            <w:sz w:val="24"/>
            <w:szCs w:val="24"/>
            <w:lang w:eastAsia="de-CH"/>
          </w:rPr>
          <w:delText>, umso besser.</w:delText>
        </w:r>
      </w:del>
      <w:ins w:id="18" w:author="Kastrup  Ulrike" w:date="2020-04-21T12:13:00Z">
        <w:r w:rsidR="00172088">
          <w:rPr>
            <w:rFonts w:ascii="Times New Roman" w:hAnsi="Times New Roman" w:cs="Times New Roman"/>
            <w:bCs/>
            <w:sz w:val="24"/>
            <w:szCs w:val="24"/>
            <w:lang w:eastAsia="de-CH"/>
          </w:rPr>
          <w:t xml:space="preserve"> </w:t>
        </w:r>
      </w:ins>
      <w:del w:id="19" w:author="Kastrup  Ulrike" w:date="2020-04-21T12:13:00Z">
        <w:r w:rsidR="00A82203" w:rsidRPr="004028FE" w:rsidDel="00172088">
          <w:rPr>
            <w:rFonts w:ascii="Times New Roman" w:hAnsi="Times New Roman" w:cs="Times New Roman"/>
            <w:bCs/>
            <w:sz w:val="24"/>
            <w:szCs w:val="24"/>
            <w:lang w:eastAsia="de-CH"/>
          </w:rPr>
          <w:delText xml:space="preserve"> </w:delText>
        </w:r>
      </w:del>
      <w:r w:rsidR="00A82203" w:rsidRPr="004028FE">
        <w:rPr>
          <w:rFonts w:ascii="Times New Roman" w:hAnsi="Times New Roman" w:cs="Times New Roman"/>
          <w:bCs/>
          <w:sz w:val="24"/>
          <w:szCs w:val="24"/>
          <w:lang w:eastAsia="de-CH"/>
        </w:rPr>
        <w:t xml:space="preserve">Auf </w:t>
      </w:r>
      <w:hyperlink r:id="rId15" w:history="1">
        <w:r w:rsidR="00A82203" w:rsidRPr="00586C8A">
          <w:rPr>
            <w:rStyle w:val="Hyperlink"/>
            <w:rFonts w:ascii="Times New Roman" w:hAnsi="Times New Roman" w:cs="Times New Roman"/>
            <w:bCs/>
            <w:sz w:val="24"/>
            <w:szCs w:val="24"/>
            <w:lang w:eastAsia="de-CH"/>
          </w:rPr>
          <w:t>Google Maps</w:t>
        </w:r>
      </w:hyperlink>
      <w:r w:rsidR="00A82203" w:rsidRPr="004028FE">
        <w:rPr>
          <w:rFonts w:ascii="Times New Roman" w:hAnsi="Times New Roman" w:cs="Times New Roman"/>
          <w:bCs/>
          <w:sz w:val="24"/>
          <w:szCs w:val="24"/>
          <w:lang w:eastAsia="de-CH"/>
        </w:rPr>
        <w:t xml:space="preserve"> </w:t>
      </w:r>
      <w:r w:rsidR="0027797E" w:rsidRPr="004028FE">
        <w:rPr>
          <w:rFonts w:ascii="Times New Roman" w:hAnsi="Times New Roman" w:cs="Times New Roman"/>
          <w:bCs/>
          <w:sz w:val="24"/>
          <w:szCs w:val="24"/>
          <w:lang w:eastAsia="de-CH"/>
        </w:rPr>
        <w:t>erhalten</w:t>
      </w:r>
      <w:r w:rsidR="00A82203" w:rsidRPr="004028FE">
        <w:rPr>
          <w:rFonts w:ascii="Times New Roman" w:hAnsi="Times New Roman" w:cs="Times New Roman"/>
          <w:bCs/>
          <w:sz w:val="24"/>
          <w:szCs w:val="24"/>
          <w:lang w:eastAsia="de-CH"/>
        </w:rPr>
        <w:t xml:space="preserve"> Sie diese</w:t>
      </w:r>
      <w:r w:rsidR="002339E1" w:rsidRPr="004028FE">
        <w:rPr>
          <w:rFonts w:ascii="Times New Roman" w:hAnsi="Times New Roman" w:cs="Times New Roman"/>
          <w:bCs/>
          <w:sz w:val="24"/>
          <w:szCs w:val="24"/>
          <w:lang w:eastAsia="de-CH"/>
        </w:rPr>
        <w:t>, indem Sie mit der rechten Maustaste Ihren Fundort anklicken</w:t>
      </w:r>
      <w:r w:rsidR="00041D21" w:rsidRPr="004028FE">
        <w:rPr>
          <w:rFonts w:ascii="Times New Roman" w:hAnsi="Times New Roman" w:cs="Times New Roman"/>
          <w:bCs/>
          <w:sz w:val="24"/>
          <w:szCs w:val="24"/>
          <w:lang w:eastAsia="de-CH"/>
        </w:rPr>
        <w:t xml:space="preserve"> </w:t>
      </w:r>
      <w:r w:rsidR="00691600" w:rsidRPr="004028FE">
        <w:rPr>
          <w:rFonts w:ascii="Times New Roman" w:hAnsi="Times New Roman" w:cs="Times New Roman"/>
          <w:bCs/>
          <w:sz w:val="24"/>
          <w:szCs w:val="24"/>
          <w:lang w:eastAsia="de-CH"/>
        </w:rPr>
        <w:t>u</w:t>
      </w:r>
      <w:r w:rsidR="00041D21" w:rsidRPr="004028FE">
        <w:rPr>
          <w:rFonts w:ascii="Times New Roman" w:hAnsi="Times New Roman" w:cs="Times New Roman"/>
          <w:bCs/>
          <w:sz w:val="24"/>
          <w:szCs w:val="24"/>
          <w:lang w:eastAsia="de-CH"/>
        </w:rPr>
        <w:t>nd «Was ist hier» auswählen</w:t>
      </w:r>
      <w:r w:rsidR="00637E43" w:rsidRPr="004028FE">
        <w:rPr>
          <w:rFonts w:ascii="Times New Roman" w:hAnsi="Times New Roman" w:cs="Times New Roman"/>
          <w:sz w:val="24"/>
          <w:szCs w:val="24"/>
          <w:lang w:eastAsia="de-CH"/>
        </w:rPr>
        <w:t>;</w:t>
      </w:r>
    </w:p>
    <w:p w14:paraId="4BE3F00D" w14:textId="77777777" w:rsidR="00BC428B" w:rsidRPr="004028FE" w:rsidRDefault="00BC428B" w:rsidP="004028FE">
      <w:pPr>
        <w:pStyle w:val="Listenabsatz"/>
        <w:numPr>
          <w:ilvl w:val="1"/>
          <w:numId w:val="6"/>
        </w:numPr>
        <w:spacing w:after="120" w:line="240" w:lineRule="auto"/>
        <w:ind w:right="-284" w:hanging="357"/>
        <w:contextualSpacing w:val="0"/>
        <w:rPr>
          <w:rFonts w:ascii="Times New Roman" w:hAnsi="Times New Roman" w:cs="Times New Roman"/>
          <w:sz w:val="24"/>
          <w:szCs w:val="24"/>
          <w:lang w:eastAsia="de-CH"/>
        </w:rPr>
      </w:pPr>
      <w:r w:rsidRPr="004028FE">
        <w:rPr>
          <w:rFonts w:ascii="Times New Roman" w:hAnsi="Times New Roman" w:cs="Times New Roman"/>
          <w:b/>
          <w:bCs/>
          <w:sz w:val="24"/>
          <w:szCs w:val="24"/>
          <w:lang w:eastAsia="de-CH"/>
        </w:rPr>
        <w:lastRenderedPageBreak/>
        <w:t>Ihre persönliche Geschichte zum Stein</w:t>
      </w:r>
      <w:r w:rsidRPr="004028FE">
        <w:rPr>
          <w:rFonts w:ascii="Times New Roman" w:hAnsi="Times New Roman" w:cs="Times New Roman"/>
          <w:sz w:val="24"/>
          <w:szCs w:val="24"/>
          <w:lang w:eastAsia="de-CH"/>
        </w:rPr>
        <w:t xml:space="preserve"> (wieso haben Sie ihn mitgenommen und für die Ausstellung ausgewählt) </w:t>
      </w:r>
      <w:r w:rsidRPr="004028FE">
        <w:rPr>
          <w:rFonts w:ascii="Times New Roman" w:hAnsi="Times New Roman" w:cs="Times New Roman"/>
          <w:b/>
          <w:sz w:val="24"/>
          <w:szCs w:val="24"/>
          <w:lang w:eastAsia="de-CH"/>
        </w:rPr>
        <w:t>und zum Fundort oder zur Reise</w:t>
      </w:r>
      <w:r w:rsidRPr="004028FE">
        <w:rPr>
          <w:rFonts w:ascii="Times New Roman" w:hAnsi="Times New Roman" w:cs="Times New Roman"/>
          <w:sz w:val="24"/>
          <w:szCs w:val="24"/>
          <w:lang w:eastAsia="de-CH"/>
        </w:rPr>
        <w:t xml:space="preserve"> (z.B. warum und mit wem waren Sie dort, woran erinnern Sie sich gerne, was bedeutet die Erinnerung für Sie, was machen Sie mit dem Stein etc.) (Länge: 400 Zeichen mit Leerschlägen)</w:t>
      </w:r>
      <w:r w:rsidR="00637E43" w:rsidRPr="004028FE">
        <w:rPr>
          <w:rFonts w:ascii="Times New Roman" w:hAnsi="Times New Roman" w:cs="Times New Roman"/>
          <w:sz w:val="24"/>
          <w:szCs w:val="24"/>
          <w:lang w:eastAsia="de-CH"/>
        </w:rPr>
        <w:t>;</w:t>
      </w:r>
    </w:p>
    <w:p w14:paraId="027CEFFA" w14:textId="69FCF374" w:rsidR="00BC428B" w:rsidRPr="004028FE" w:rsidRDefault="00BC428B" w:rsidP="004028FE">
      <w:pPr>
        <w:pStyle w:val="Listenabsatz"/>
        <w:numPr>
          <w:ilvl w:val="1"/>
          <w:numId w:val="6"/>
        </w:numPr>
        <w:spacing w:after="120" w:line="240" w:lineRule="auto"/>
        <w:ind w:hanging="357"/>
        <w:contextualSpacing w:val="0"/>
        <w:rPr>
          <w:rFonts w:ascii="Times New Roman" w:hAnsi="Times New Roman" w:cs="Times New Roman"/>
          <w:sz w:val="24"/>
          <w:szCs w:val="24"/>
          <w:lang w:eastAsia="de-CH"/>
        </w:rPr>
      </w:pPr>
      <w:r w:rsidRPr="004028FE">
        <w:rPr>
          <w:rFonts w:ascii="Times New Roman" w:hAnsi="Times New Roman" w:cs="Times New Roman"/>
          <w:sz w:val="24"/>
          <w:szCs w:val="24"/>
          <w:lang w:eastAsia="de-CH"/>
        </w:rPr>
        <w:t>ev. eine Einschätzung, um was für einen Stein es sich handelt</w:t>
      </w:r>
      <w:ins w:id="20" w:author="Kastrup  Ulrike" w:date="2020-04-21T12:14:00Z">
        <w:r w:rsidR="00172088">
          <w:rPr>
            <w:rFonts w:ascii="Times New Roman" w:hAnsi="Times New Roman" w:cs="Times New Roman"/>
            <w:sz w:val="24"/>
            <w:szCs w:val="24"/>
            <w:lang w:eastAsia="de-CH"/>
          </w:rPr>
          <w:t>.</w:t>
        </w:r>
      </w:ins>
      <w:r w:rsidRPr="004028FE">
        <w:rPr>
          <w:rFonts w:ascii="Times New Roman" w:hAnsi="Times New Roman" w:cs="Times New Roman"/>
          <w:sz w:val="24"/>
          <w:szCs w:val="24"/>
          <w:lang w:eastAsia="de-CH"/>
        </w:rPr>
        <w:t xml:space="preserve"> (</w:t>
      </w:r>
      <w:ins w:id="21" w:author="Kastrup  Ulrike" w:date="2020-04-21T12:14:00Z">
        <w:r w:rsidR="00172088">
          <w:rPr>
            <w:rFonts w:ascii="Times New Roman" w:hAnsi="Times New Roman" w:cs="Times New Roman"/>
            <w:sz w:val="24"/>
            <w:szCs w:val="24"/>
            <w:lang w:eastAsia="de-CH"/>
          </w:rPr>
          <w:t>B</w:t>
        </w:r>
      </w:ins>
      <w:del w:id="22" w:author="Kastrup  Ulrike" w:date="2020-04-21T12:14:00Z">
        <w:r w:rsidR="00B85D84" w:rsidRPr="004028FE" w:rsidDel="00172088">
          <w:rPr>
            <w:rFonts w:ascii="Times New Roman" w:hAnsi="Times New Roman" w:cs="Times New Roman"/>
            <w:sz w:val="24"/>
            <w:szCs w:val="24"/>
            <w:lang w:eastAsia="de-CH"/>
          </w:rPr>
          <w:delText>b</w:delText>
        </w:r>
      </w:del>
      <w:r w:rsidR="00B85D84" w:rsidRPr="004028FE">
        <w:rPr>
          <w:rFonts w:ascii="Times New Roman" w:hAnsi="Times New Roman" w:cs="Times New Roman"/>
          <w:sz w:val="24"/>
          <w:szCs w:val="24"/>
          <w:lang w:eastAsia="de-CH"/>
        </w:rPr>
        <w:t xml:space="preserve">ei der geologischen Einschätzung kann es </w:t>
      </w:r>
      <w:r w:rsidR="006A7873">
        <w:rPr>
          <w:rFonts w:ascii="Times New Roman" w:hAnsi="Times New Roman" w:cs="Times New Roman"/>
          <w:sz w:val="24"/>
          <w:szCs w:val="24"/>
          <w:lang w:eastAsia="de-CH"/>
        </w:rPr>
        <w:t xml:space="preserve">uns </w:t>
      </w:r>
      <w:r w:rsidR="00B85D84" w:rsidRPr="004028FE">
        <w:rPr>
          <w:rFonts w:ascii="Times New Roman" w:hAnsi="Times New Roman" w:cs="Times New Roman"/>
          <w:sz w:val="24"/>
          <w:szCs w:val="24"/>
          <w:lang w:eastAsia="de-CH"/>
        </w:rPr>
        <w:t>helfen, mehrere Fotos des Steins zu haben</w:t>
      </w:r>
      <w:ins w:id="23" w:author="Kastrup  Ulrike" w:date="2020-04-21T12:14:00Z">
        <w:r w:rsidR="00172088">
          <w:rPr>
            <w:rFonts w:ascii="Times New Roman" w:hAnsi="Times New Roman" w:cs="Times New Roman"/>
            <w:sz w:val="24"/>
            <w:szCs w:val="24"/>
            <w:lang w:eastAsia="de-CH"/>
          </w:rPr>
          <w:t>.</w:t>
        </w:r>
      </w:ins>
      <w:r w:rsidRPr="004028FE">
        <w:rPr>
          <w:rFonts w:ascii="Times New Roman" w:hAnsi="Times New Roman" w:cs="Times New Roman"/>
          <w:sz w:val="24"/>
          <w:szCs w:val="24"/>
          <w:lang w:eastAsia="de-CH"/>
        </w:rPr>
        <w:t>)</w:t>
      </w:r>
      <w:r w:rsidR="00637E43" w:rsidRPr="004028FE">
        <w:rPr>
          <w:rFonts w:ascii="Times New Roman" w:hAnsi="Times New Roman" w:cs="Times New Roman"/>
          <w:sz w:val="24"/>
          <w:szCs w:val="24"/>
          <w:lang w:eastAsia="de-CH"/>
        </w:rPr>
        <w:t>;</w:t>
      </w:r>
    </w:p>
    <w:p w14:paraId="0E0F07B7" w14:textId="77777777" w:rsidR="00BC428B" w:rsidRDefault="00BC428B" w:rsidP="004028FE">
      <w:pPr>
        <w:pStyle w:val="Listenabsatz"/>
        <w:numPr>
          <w:ilvl w:val="1"/>
          <w:numId w:val="6"/>
        </w:numPr>
        <w:spacing w:after="120" w:line="240" w:lineRule="auto"/>
        <w:ind w:hanging="357"/>
        <w:contextualSpacing w:val="0"/>
        <w:rPr>
          <w:rFonts w:ascii="Times New Roman" w:hAnsi="Times New Roman" w:cs="Times New Roman"/>
          <w:sz w:val="24"/>
          <w:szCs w:val="24"/>
          <w:lang w:eastAsia="de-CH"/>
        </w:rPr>
      </w:pPr>
      <w:r w:rsidRPr="004028FE">
        <w:rPr>
          <w:rFonts w:ascii="Times New Roman" w:hAnsi="Times New Roman" w:cs="Times New Roman"/>
          <w:sz w:val="24"/>
          <w:szCs w:val="24"/>
          <w:lang w:eastAsia="de-CH"/>
        </w:rPr>
        <w:t>Ihre Kontaktangaben: Vor-/Nachname, E-Mail-Adresse, Telefonnummer</w:t>
      </w:r>
      <w:r w:rsidR="0094225C" w:rsidRPr="004028FE">
        <w:rPr>
          <w:rFonts w:ascii="Times New Roman" w:hAnsi="Times New Roman" w:cs="Times New Roman"/>
          <w:sz w:val="24"/>
          <w:szCs w:val="24"/>
          <w:lang w:eastAsia="de-CH"/>
        </w:rPr>
        <w:t>, social media accounts</w:t>
      </w:r>
      <w:r w:rsidR="00637E43" w:rsidRPr="004028FE">
        <w:rPr>
          <w:rFonts w:ascii="Times New Roman" w:hAnsi="Times New Roman" w:cs="Times New Roman"/>
          <w:sz w:val="24"/>
          <w:szCs w:val="24"/>
          <w:lang w:eastAsia="de-CH"/>
        </w:rPr>
        <w:t>.</w:t>
      </w:r>
    </w:p>
    <w:p w14:paraId="71A7AC4E" w14:textId="77777777" w:rsidR="00485BB9" w:rsidRPr="004028FE" w:rsidRDefault="00485BB9" w:rsidP="00485BB9">
      <w:pPr>
        <w:pStyle w:val="Listenabsatz"/>
        <w:spacing w:after="120" w:line="240" w:lineRule="auto"/>
        <w:ind w:left="1440"/>
        <w:contextualSpacing w:val="0"/>
        <w:rPr>
          <w:rFonts w:ascii="Times New Roman" w:hAnsi="Times New Roman" w:cs="Times New Roman"/>
          <w:sz w:val="24"/>
          <w:szCs w:val="24"/>
          <w:lang w:eastAsia="de-CH"/>
        </w:rPr>
      </w:pPr>
    </w:p>
    <w:p w14:paraId="488A1F5A" w14:textId="373AAEE7" w:rsidR="00E35042" w:rsidRPr="008F1653" w:rsidRDefault="00352699" w:rsidP="00485BB9">
      <w:pPr>
        <w:spacing w:after="120" w:line="240" w:lineRule="auto"/>
        <w:ind w:firstLine="708"/>
        <w:rPr>
          <w:rFonts w:ascii="Times New Roman" w:hAnsi="Times New Roman" w:cs="Times New Roman"/>
          <w:sz w:val="24"/>
          <w:szCs w:val="24"/>
          <w:lang w:eastAsia="de-CH"/>
        </w:rPr>
      </w:pPr>
      <w:hyperlink r:id="rId16" w:history="1">
        <w:r w:rsidR="00A56E89" w:rsidRPr="000A4B38">
          <w:rPr>
            <w:rStyle w:val="Hyperlink"/>
            <w:rFonts w:ascii="Times New Roman" w:hAnsi="Times New Roman" w:cs="Times New Roman"/>
            <w:sz w:val="24"/>
            <w:szCs w:val="24"/>
            <w:lang w:eastAsia="de-CH"/>
          </w:rPr>
          <w:t xml:space="preserve">Hier </w:t>
        </w:r>
        <w:r w:rsidR="00E35042" w:rsidRPr="000A4B38">
          <w:rPr>
            <w:rStyle w:val="Hyperlink"/>
            <w:rFonts w:ascii="Times New Roman" w:hAnsi="Times New Roman" w:cs="Times New Roman"/>
            <w:sz w:val="24"/>
            <w:szCs w:val="24"/>
            <w:lang w:eastAsia="de-CH"/>
          </w:rPr>
          <w:t>finden Sie ein Beispiel</w:t>
        </w:r>
      </w:hyperlink>
    </w:p>
    <w:p w14:paraId="75E192A3" w14:textId="72383949" w:rsidR="00BC428B" w:rsidRPr="00830DFA" w:rsidRDefault="00BC428B" w:rsidP="00BC428B">
      <w:pPr>
        <w:ind w:left="708"/>
        <w:rPr>
          <w:rFonts w:ascii="Times New Roman" w:hAnsi="Times New Roman" w:cs="Times New Roman"/>
          <w:sz w:val="24"/>
          <w:szCs w:val="24"/>
          <w:lang w:eastAsia="de-CH"/>
        </w:rPr>
      </w:pPr>
      <w:r w:rsidRPr="00830DFA">
        <w:rPr>
          <w:rFonts w:ascii="Times New Roman" w:hAnsi="Times New Roman" w:cs="Times New Roman"/>
          <w:sz w:val="24"/>
          <w:szCs w:val="24"/>
          <w:lang w:eastAsia="de-CH"/>
        </w:rPr>
        <w:t xml:space="preserve">Bitte senden Sie alle Informationen/Dateien oder Fragen an </w:t>
      </w:r>
      <w:hyperlink r:id="rId17" w:history="1">
        <w:r w:rsidR="00586C8A" w:rsidRPr="0073404E">
          <w:rPr>
            <w:rStyle w:val="Hyperlink"/>
            <w:rFonts w:ascii="Times New Roman" w:hAnsi="Times New Roman" w:cs="Times New Roman"/>
            <w:sz w:val="24"/>
            <w:szCs w:val="24"/>
            <w:lang w:eastAsia="de-CH"/>
          </w:rPr>
          <w:t>travels_focusterra@erdw.ethz.ch</w:t>
        </w:r>
      </w:hyperlink>
    </w:p>
    <w:p w14:paraId="69C37A56" w14:textId="77777777" w:rsidR="00BC428B" w:rsidRPr="00830DFA" w:rsidRDefault="00BC428B" w:rsidP="00BC428B">
      <w:pPr>
        <w:ind w:left="708"/>
        <w:rPr>
          <w:rFonts w:ascii="Times New Roman" w:hAnsi="Times New Roman" w:cs="Times New Roman"/>
          <w:sz w:val="24"/>
          <w:szCs w:val="24"/>
          <w:lang w:eastAsia="de-CH"/>
        </w:rPr>
      </w:pPr>
      <w:r w:rsidRPr="00830DFA">
        <w:rPr>
          <w:rFonts w:ascii="Times New Roman" w:hAnsi="Times New Roman" w:cs="Times New Roman"/>
          <w:sz w:val="24"/>
          <w:szCs w:val="24"/>
          <w:lang w:eastAsia="de-CH"/>
        </w:rPr>
        <w:t xml:space="preserve">Mit dem Einsenden Ihrer Informationen erklären Sie sich mit einer Veröffentlichung Ihrer Bilder und Geschichten einverstanden. Die Publikation erfolgt ohne </w:t>
      </w:r>
      <w:r w:rsidR="00637E43">
        <w:rPr>
          <w:rFonts w:ascii="Times New Roman" w:hAnsi="Times New Roman" w:cs="Times New Roman"/>
          <w:sz w:val="24"/>
          <w:szCs w:val="24"/>
          <w:lang w:eastAsia="de-CH"/>
        </w:rPr>
        <w:t xml:space="preserve">Ihre </w:t>
      </w:r>
      <w:r w:rsidRPr="00830DFA">
        <w:rPr>
          <w:rFonts w:ascii="Times New Roman" w:hAnsi="Times New Roman" w:cs="Times New Roman"/>
          <w:sz w:val="24"/>
          <w:szCs w:val="24"/>
          <w:lang w:eastAsia="de-CH"/>
        </w:rPr>
        <w:t xml:space="preserve">Kontaktangaben. </w:t>
      </w:r>
    </w:p>
    <w:p w14:paraId="2C0C305D" w14:textId="562CF379" w:rsidR="00BC428B" w:rsidRDefault="00FA1DE0" w:rsidP="00BC428B">
      <w:pPr>
        <w:ind w:left="708"/>
        <w:rPr>
          <w:rFonts w:ascii="Times New Roman" w:hAnsi="Times New Roman" w:cs="Times New Roman"/>
          <w:sz w:val="24"/>
          <w:szCs w:val="24"/>
          <w:lang w:eastAsia="de-CH"/>
        </w:rPr>
      </w:pPr>
      <w:r>
        <w:rPr>
          <w:rFonts w:ascii="Times New Roman" w:hAnsi="Times New Roman" w:cs="Times New Roman"/>
          <w:sz w:val="24"/>
          <w:szCs w:val="24"/>
          <w:lang w:eastAsia="de-CH"/>
        </w:rPr>
        <w:t xml:space="preserve">Je mehr Menschen mitmachen, </w:t>
      </w:r>
      <w:r w:rsidR="007613E2">
        <w:rPr>
          <w:rFonts w:ascii="Times New Roman" w:hAnsi="Times New Roman" w:cs="Times New Roman"/>
          <w:sz w:val="24"/>
          <w:szCs w:val="24"/>
          <w:lang w:eastAsia="de-CH"/>
        </w:rPr>
        <w:t xml:space="preserve">desto reicher wird unsere Sammlung. </w:t>
      </w:r>
      <w:r>
        <w:rPr>
          <w:rFonts w:ascii="Times New Roman" w:hAnsi="Times New Roman" w:cs="Times New Roman"/>
          <w:sz w:val="24"/>
          <w:szCs w:val="24"/>
          <w:lang w:eastAsia="de-CH"/>
        </w:rPr>
        <w:t xml:space="preserve">Bitte laden Sie Freunde und Familie </w:t>
      </w:r>
      <w:r>
        <w:rPr>
          <w:rFonts w:ascii="Times New Roman" w:hAnsi="Times New Roman" w:cs="Times New Roman"/>
          <w:sz w:val="24"/>
          <w:szCs w:val="24"/>
          <w:lang w:eastAsia="de-CH"/>
        </w:rPr>
        <w:lastRenderedPageBreak/>
        <w:t xml:space="preserve">überall auf der Welt ein, gemeinsam mit uns auf </w:t>
      </w:r>
      <w:r w:rsidR="00485BB9">
        <w:rPr>
          <w:rFonts w:ascii="Times New Roman" w:hAnsi="Times New Roman" w:cs="Times New Roman"/>
          <w:sz w:val="24"/>
          <w:szCs w:val="24"/>
          <w:lang w:eastAsia="de-CH"/>
        </w:rPr>
        <w:t>Reisen</w:t>
      </w:r>
      <w:r>
        <w:rPr>
          <w:rFonts w:ascii="Times New Roman" w:hAnsi="Times New Roman" w:cs="Times New Roman"/>
          <w:sz w:val="24"/>
          <w:szCs w:val="24"/>
          <w:lang w:eastAsia="de-CH"/>
        </w:rPr>
        <w:t xml:space="preserve"> zu gehen. </w:t>
      </w:r>
      <w:r w:rsidR="00BC428B" w:rsidRPr="00830DFA">
        <w:rPr>
          <w:rFonts w:ascii="Times New Roman" w:hAnsi="Times New Roman" w:cs="Times New Roman"/>
          <w:sz w:val="24"/>
          <w:szCs w:val="24"/>
          <w:lang w:eastAsia="de-CH"/>
        </w:rPr>
        <w:t xml:space="preserve">Wir freuen uns auf </w:t>
      </w:r>
      <w:r w:rsidR="00AF7FAF">
        <w:rPr>
          <w:rFonts w:ascii="Times New Roman" w:hAnsi="Times New Roman" w:cs="Times New Roman"/>
          <w:sz w:val="24"/>
          <w:szCs w:val="24"/>
          <w:lang w:eastAsia="de-CH"/>
        </w:rPr>
        <w:t xml:space="preserve">Ihre </w:t>
      </w:r>
      <w:r w:rsidR="007613E2" w:rsidRPr="00C56E6C">
        <w:rPr>
          <w:rFonts w:ascii="Times New Roman" w:hAnsi="Times New Roman" w:cs="Times New Roman"/>
          <w:b/>
          <w:sz w:val="24"/>
          <w:szCs w:val="24"/>
          <w:lang w:eastAsia="de-CH"/>
          <w:rPrChange w:id="24" w:author="Kastrup  Ulrike" w:date="2020-04-21T12:14:00Z">
            <w:rPr>
              <w:rFonts w:ascii="Times New Roman" w:hAnsi="Times New Roman" w:cs="Times New Roman"/>
              <w:sz w:val="24"/>
              <w:szCs w:val="24"/>
              <w:lang w:eastAsia="de-CH"/>
            </w:rPr>
          </w:rPrChange>
        </w:rPr>
        <w:t>Reisesteine</w:t>
      </w:r>
      <w:r w:rsidR="00BC428B" w:rsidRPr="00830DFA">
        <w:rPr>
          <w:rFonts w:ascii="Times New Roman" w:hAnsi="Times New Roman" w:cs="Times New Roman"/>
          <w:sz w:val="24"/>
          <w:szCs w:val="24"/>
          <w:lang w:eastAsia="de-CH"/>
        </w:rPr>
        <w:t xml:space="preserve">! </w:t>
      </w:r>
    </w:p>
    <w:p w14:paraId="6AA83460" w14:textId="77777777" w:rsidR="00E35042" w:rsidRDefault="00E35042" w:rsidP="00BC428B">
      <w:pPr>
        <w:ind w:left="708"/>
        <w:rPr>
          <w:rFonts w:ascii="Times New Roman" w:hAnsi="Times New Roman" w:cs="Times New Roman"/>
          <w:sz w:val="24"/>
          <w:szCs w:val="24"/>
          <w:lang w:eastAsia="de-CH"/>
        </w:rPr>
      </w:pPr>
    </w:p>
    <w:p w14:paraId="3D93F727" w14:textId="4246FD1D" w:rsidR="00485BB9" w:rsidRPr="000A4B38" w:rsidRDefault="000A4B38" w:rsidP="000A4B38">
      <w:pPr>
        <w:pStyle w:val="Listenabsatz"/>
        <w:numPr>
          <w:ilvl w:val="0"/>
          <w:numId w:val="1"/>
        </w:numPr>
        <w:rPr>
          <w:b/>
          <w:sz w:val="24"/>
        </w:rPr>
      </w:pPr>
      <w:r>
        <w:rPr>
          <w:b/>
          <w:sz w:val="24"/>
        </w:rPr>
        <w:t>Beispiel</w:t>
      </w:r>
    </w:p>
    <w:p w14:paraId="1B88C151" w14:textId="578D05E6" w:rsidR="000A4B38" w:rsidRDefault="000A4B38" w:rsidP="000A4B38">
      <w:pPr>
        <w:rPr>
          <w:sz w:val="24"/>
        </w:rPr>
      </w:pPr>
      <w:r>
        <w:rPr>
          <w:sz w:val="24"/>
        </w:rPr>
        <w:t>Hier folgt die</w:t>
      </w:r>
      <w:r w:rsidRPr="000A4B38">
        <w:rPr>
          <w:sz w:val="24"/>
        </w:rPr>
        <w:t xml:space="preserve"> Zusammenstellung eines Beispiels für die Einsendung der Daten:</w:t>
      </w:r>
    </w:p>
    <w:p w14:paraId="3CECB9B5" w14:textId="77777777" w:rsidR="000A4B38" w:rsidRPr="00AF7FAF" w:rsidRDefault="000A4B38" w:rsidP="00AF7FAF">
      <w:pPr>
        <w:pStyle w:val="Listenabsatz"/>
        <w:rPr>
          <w:rFonts w:ascii="Times New Roman" w:hAnsi="Times New Roman" w:cs="Times New Roman"/>
          <w:sz w:val="24"/>
          <w:szCs w:val="24"/>
          <w:lang w:eastAsia="de-CH"/>
        </w:rPr>
      </w:pPr>
    </w:p>
    <w:p w14:paraId="0D23173F" w14:textId="71D55BCE" w:rsidR="000A4B38" w:rsidRPr="000A4B38" w:rsidRDefault="00485BB9" w:rsidP="00457F34">
      <w:pPr>
        <w:pStyle w:val="Listenabsatz"/>
        <w:numPr>
          <w:ilvl w:val="1"/>
          <w:numId w:val="1"/>
        </w:numPr>
        <w:spacing w:after="120" w:line="240" w:lineRule="auto"/>
        <w:ind w:left="709"/>
        <w:contextualSpacing w:val="0"/>
        <w:rPr>
          <w:rFonts w:ascii="Times New Roman" w:hAnsi="Times New Roman" w:cs="Times New Roman"/>
          <w:sz w:val="24"/>
          <w:szCs w:val="24"/>
          <w:lang w:eastAsia="de-CH"/>
        </w:rPr>
      </w:pPr>
      <w:r w:rsidRPr="000A4B38">
        <w:rPr>
          <w:rFonts w:ascii="Times New Roman" w:hAnsi="Times New Roman" w:cs="Times New Roman"/>
          <w:b/>
          <w:bCs/>
          <w:sz w:val="24"/>
          <w:szCs w:val="24"/>
          <w:lang w:eastAsia="de-CH"/>
        </w:rPr>
        <w:t>eine oder mehrere Nahaufnahmen des Steins</w:t>
      </w:r>
      <w:r w:rsidRPr="000A4B38">
        <w:rPr>
          <w:rFonts w:ascii="Times New Roman" w:hAnsi="Times New Roman" w:cs="Times New Roman"/>
          <w:bCs/>
          <w:sz w:val="24"/>
          <w:szCs w:val="24"/>
          <w:lang w:eastAsia="de-CH"/>
        </w:rPr>
        <w:t xml:space="preserve"> (Das Bild sollte scharf und so</w:t>
      </w:r>
      <w:r w:rsidRPr="000A4B38">
        <w:rPr>
          <w:rFonts w:ascii="Times New Roman" w:hAnsi="Times New Roman" w:cs="Times New Roman"/>
          <w:sz w:val="24"/>
          <w:szCs w:val="24"/>
          <w:lang w:eastAsia="de-CH"/>
        </w:rPr>
        <w:t xml:space="preserve"> hoch aufgelöst wie möglich sein. Ein heller Hintergrund eignet sich am besten</w:t>
      </w:r>
      <w:r w:rsidRPr="000A4B38">
        <w:rPr>
          <w:rFonts w:ascii="Times New Roman" w:hAnsi="Times New Roman" w:cs="Times New Roman"/>
          <w:sz w:val="24"/>
          <w:szCs w:val="24"/>
        </w:rPr>
        <w:t>, z.B. ein Blatt Papier</w:t>
      </w:r>
      <w:r w:rsidR="000A4B38" w:rsidRPr="000A4B38">
        <w:rPr>
          <w:rFonts w:ascii="Times New Roman" w:hAnsi="Times New Roman" w:cs="Times New Roman"/>
          <w:sz w:val="24"/>
          <w:szCs w:val="24"/>
          <w:lang w:eastAsia="de-CH"/>
        </w:rPr>
        <w:t>):</w:t>
      </w:r>
    </w:p>
    <w:p w14:paraId="6A36CF9E" w14:textId="1F93F549" w:rsidR="000A4B38" w:rsidRDefault="004558C5" w:rsidP="00457F34">
      <w:pPr>
        <w:pStyle w:val="Listenabsatz"/>
        <w:spacing w:after="120" w:line="240" w:lineRule="auto"/>
        <w:ind w:left="709"/>
        <w:contextualSpacing w:val="0"/>
        <w:rPr>
          <w:rFonts w:ascii="Times New Roman" w:hAnsi="Times New Roman" w:cs="Times New Roman"/>
          <w:sz w:val="24"/>
          <w:szCs w:val="24"/>
          <w:lang w:eastAsia="de-CH"/>
        </w:rPr>
      </w:pPr>
      <w:r>
        <w:rPr>
          <w:noProof/>
          <w:lang w:eastAsia="de-CH"/>
        </w:rPr>
        <w:drawing>
          <wp:inline distT="0" distB="0" distL="0" distR="0" wp14:anchorId="53DD2E2F" wp14:editId="7CFE63B6">
            <wp:extent cx="3943350" cy="2218134"/>
            <wp:effectExtent l="0" t="0" r="0" b="0"/>
            <wp:docPr id="5" name="Grafik 5" descr="cid:01aec61c-4751-416a-ad8d-e1ad37b02d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mail_attachmentId29708" descr="cid:01aec61c-4751-416a-ad8d-e1ad37b02d4d"/>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950458" cy="2222132"/>
                    </a:xfrm>
                    <a:prstGeom prst="rect">
                      <a:avLst/>
                    </a:prstGeom>
                    <a:noFill/>
                    <a:ln>
                      <a:noFill/>
                    </a:ln>
                  </pic:spPr>
                </pic:pic>
              </a:graphicData>
            </a:graphic>
          </wp:inline>
        </w:drawing>
      </w:r>
    </w:p>
    <w:p w14:paraId="0D88FDEF" w14:textId="3567BDD6" w:rsidR="00A22431" w:rsidRPr="000A4B38" w:rsidRDefault="00A22431" w:rsidP="000A4B38">
      <w:pPr>
        <w:spacing w:after="120" w:line="240" w:lineRule="auto"/>
        <w:rPr>
          <w:rFonts w:ascii="Times New Roman" w:hAnsi="Times New Roman" w:cs="Times New Roman"/>
          <w:sz w:val="24"/>
          <w:szCs w:val="24"/>
          <w:lang w:eastAsia="de-CH"/>
        </w:rPr>
      </w:pPr>
    </w:p>
    <w:p w14:paraId="667237D6" w14:textId="77777777" w:rsidR="000A4B38" w:rsidRDefault="00485BB9" w:rsidP="00457F34">
      <w:pPr>
        <w:pStyle w:val="Listenabsatz"/>
        <w:numPr>
          <w:ilvl w:val="1"/>
          <w:numId w:val="1"/>
        </w:numPr>
        <w:spacing w:after="120" w:line="240" w:lineRule="auto"/>
        <w:ind w:left="709"/>
        <w:contextualSpacing w:val="0"/>
        <w:rPr>
          <w:rFonts w:ascii="Times New Roman" w:hAnsi="Times New Roman" w:cs="Times New Roman"/>
          <w:bCs/>
          <w:sz w:val="24"/>
          <w:szCs w:val="24"/>
          <w:lang w:eastAsia="de-CH"/>
        </w:rPr>
      </w:pPr>
      <w:r w:rsidRPr="000A4B38">
        <w:rPr>
          <w:rFonts w:ascii="Times New Roman" w:hAnsi="Times New Roman" w:cs="Times New Roman"/>
          <w:b/>
          <w:bCs/>
          <w:sz w:val="24"/>
          <w:szCs w:val="24"/>
          <w:lang w:eastAsia="de-CH"/>
        </w:rPr>
        <w:lastRenderedPageBreak/>
        <w:t>eine Naturaufnahme des Fundortes</w:t>
      </w:r>
      <w:r w:rsidRPr="000A4B38">
        <w:rPr>
          <w:rFonts w:ascii="Times New Roman" w:hAnsi="Times New Roman" w:cs="Times New Roman"/>
          <w:bCs/>
          <w:sz w:val="24"/>
          <w:szCs w:val="24"/>
          <w:lang w:eastAsia="de-CH"/>
        </w:rPr>
        <w:t xml:space="preserve"> (hier sollte man die Landschaft sehen können, z.B. den Strand, Berg oder Ihren Garten) </w:t>
      </w:r>
      <w:r w:rsidR="000A4B38">
        <w:rPr>
          <w:rFonts w:ascii="Times New Roman" w:hAnsi="Times New Roman" w:cs="Times New Roman"/>
          <w:bCs/>
          <w:sz w:val="24"/>
          <w:szCs w:val="24"/>
          <w:lang w:eastAsia="de-CH"/>
        </w:rPr>
        <w:t>(mit oder ohne Personen):</w:t>
      </w:r>
    </w:p>
    <w:p w14:paraId="6D791F26" w14:textId="564B43C6" w:rsidR="000A4B38" w:rsidRDefault="00386A50" w:rsidP="00457F34">
      <w:pPr>
        <w:pStyle w:val="Listenabsatz"/>
        <w:spacing w:after="120" w:line="240" w:lineRule="auto"/>
        <w:ind w:left="709"/>
        <w:contextualSpacing w:val="0"/>
        <w:rPr>
          <w:rFonts w:ascii="Times New Roman" w:hAnsi="Times New Roman" w:cs="Times New Roman"/>
          <w:bCs/>
          <w:sz w:val="24"/>
          <w:szCs w:val="24"/>
          <w:lang w:eastAsia="de-CH"/>
        </w:rPr>
      </w:pPr>
      <w:r>
        <w:rPr>
          <w:rFonts w:ascii="Times New Roman" w:hAnsi="Times New Roman" w:cs="Times New Roman"/>
          <w:bCs/>
          <w:noProof/>
          <w:sz w:val="24"/>
          <w:szCs w:val="24"/>
          <w:lang w:eastAsia="de-CH"/>
        </w:rPr>
        <w:drawing>
          <wp:inline distT="0" distB="0" distL="0" distR="0" wp14:anchorId="75C21CDA" wp14:editId="764CF301">
            <wp:extent cx="5210175" cy="2929575"/>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llelej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7181" cy="2939137"/>
                    </a:xfrm>
                    <a:prstGeom prst="rect">
                      <a:avLst/>
                    </a:prstGeom>
                  </pic:spPr>
                </pic:pic>
              </a:graphicData>
            </a:graphic>
          </wp:inline>
        </w:drawing>
      </w:r>
    </w:p>
    <w:p w14:paraId="34FB7C68" w14:textId="1C6BD76F" w:rsidR="004E2D02" w:rsidRPr="004028FE" w:rsidRDefault="004E2D02" w:rsidP="00F04DA8">
      <w:pPr>
        <w:pStyle w:val="Listenabsatz"/>
        <w:spacing w:after="120" w:line="240" w:lineRule="auto"/>
        <w:contextualSpacing w:val="0"/>
        <w:rPr>
          <w:rFonts w:ascii="Times New Roman" w:hAnsi="Times New Roman" w:cs="Times New Roman"/>
          <w:sz w:val="24"/>
          <w:szCs w:val="24"/>
          <w:lang w:eastAsia="de-CH"/>
        </w:rPr>
      </w:pPr>
    </w:p>
    <w:p w14:paraId="7386CE15" w14:textId="77777777" w:rsidR="000A4B38" w:rsidRDefault="000A4B38">
      <w:pPr>
        <w:rPr>
          <w:rFonts w:ascii="Times New Roman" w:hAnsi="Times New Roman" w:cs="Times New Roman"/>
          <w:b/>
          <w:bCs/>
          <w:sz w:val="24"/>
          <w:szCs w:val="24"/>
          <w:lang w:eastAsia="de-CH"/>
        </w:rPr>
      </w:pPr>
      <w:r>
        <w:rPr>
          <w:rFonts w:ascii="Times New Roman" w:hAnsi="Times New Roman" w:cs="Times New Roman"/>
          <w:b/>
          <w:bCs/>
          <w:sz w:val="24"/>
          <w:szCs w:val="24"/>
          <w:lang w:eastAsia="de-CH"/>
        </w:rPr>
        <w:br w:type="page"/>
      </w:r>
    </w:p>
    <w:p w14:paraId="60851B5E" w14:textId="7283A770" w:rsidR="00CC4946" w:rsidRDefault="00485BB9" w:rsidP="00457F34">
      <w:pPr>
        <w:pStyle w:val="Listenabsatz"/>
        <w:numPr>
          <w:ilvl w:val="1"/>
          <w:numId w:val="1"/>
        </w:numPr>
        <w:spacing w:after="120" w:line="240" w:lineRule="auto"/>
        <w:ind w:left="709"/>
        <w:contextualSpacing w:val="0"/>
        <w:rPr>
          <w:rFonts w:ascii="Times New Roman" w:hAnsi="Times New Roman" w:cs="Times New Roman"/>
          <w:bCs/>
          <w:sz w:val="24"/>
          <w:szCs w:val="24"/>
          <w:lang w:eastAsia="de-CH"/>
        </w:rPr>
      </w:pPr>
      <w:r w:rsidRPr="000A4B38">
        <w:rPr>
          <w:rFonts w:ascii="Times New Roman" w:hAnsi="Times New Roman" w:cs="Times New Roman"/>
          <w:b/>
          <w:bCs/>
          <w:sz w:val="24"/>
          <w:szCs w:val="24"/>
          <w:lang w:eastAsia="de-CH"/>
        </w:rPr>
        <w:lastRenderedPageBreak/>
        <w:t>die Ortsangabe des Fundes</w:t>
      </w:r>
      <w:r w:rsidRPr="000A4B38">
        <w:rPr>
          <w:rFonts w:ascii="Times New Roman" w:hAnsi="Times New Roman" w:cs="Times New Roman"/>
          <w:bCs/>
          <w:sz w:val="24"/>
          <w:szCs w:val="24"/>
          <w:lang w:eastAsia="de-CH"/>
        </w:rPr>
        <w:t xml:space="preserve">: Wie heisst der Ort, wo Sie den Stein gefunden haben? Wenn Sie sogar die Koordinaten kennen, umso besser. Auf </w:t>
      </w:r>
      <w:hyperlink r:id="rId21" w:history="1">
        <w:r w:rsidR="000A4B38" w:rsidRPr="000A4B38">
          <w:rPr>
            <w:rStyle w:val="Hyperlink"/>
            <w:rFonts w:ascii="Times New Roman" w:hAnsi="Times New Roman" w:cs="Times New Roman"/>
            <w:bCs/>
            <w:sz w:val="24"/>
            <w:szCs w:val="24"/>
            <w:lang w:eastAsia="de-CH"/>
          </w:rPr>
          <w:t>Google Maps</w:t>
        </w:r>
      </w:hyperlink>
      <w:r w:rsidR="000A4B38">
        <w:rPr>
          <w:rFonts w:ascii="Times New Roman" w:hAnsi="Times New Roman" w:cs="Times New Roman"/>
          <w:bCs/>
          <w:sz w:val="24"/>
          <w:szCs w:val="24"/>
          <w:lang w:eastAsia="de-CH"/>
        </w:rPr>
        <w:t xml:space="preserve"> </w:t>
      </w:r>
      <w:r w:rsidRPr="000A4B38">
        <w:rPr>
          <w:rFonts w:ascii="Times New Roman" w:hAnsi="Times New Roman" w:cs="Times New Roman"/>
          <w:bCs/>
          <w:sz w:val="24"/>
          <w:szCs w:val="24"/>
          <w:lang w:eastAsia="de-CH"/>
        </w:rPr>
        <w:t>erhalten Sie diese, indem Sie mit der rechten Maustaste Ihren Fundort anklicken und «Was ist hier» auswählen</w:t>
      </w:r>
      <w:r w:rsidR="000A4B38">
        <w:rPr>
          <w:rFonts w:ascii="Times New Roman" w:hAnsi="Times New Roman" w:cs="Times New Roman"/>
          <w:bCs/>
          <w:sz w:val="24"/>
          <w:szCs w:val="24"/>
          <w:lang w:eastAsia="de-CH"/>
        </w:rPr>
        <w:t>:</w:t>
      </w:r>
    </w:p>
    <w:p w14:paraId="2917976C" w14:textId="77777777" w:rsidR="00457F34" w:rsidRPr="00457F34" w:rsidRDefault="00457F34" w:rsidP="00457F34">
      <w:pPr>
        <w:pStyle w:val="Listenabsatz"/>
        <w:ind w:left="709"/>
        <w:rPr>
          <w:sz w:val="24"/>
        </w:rPr>
      </w:pPr>
      <w:r w:rsidRPr="00457F34">
        <w:rPr>
          <w:b/>
          <w:sz w:val="24"/>
        </w:rPr>
        <w:t>Gilleleje</w:t>
      </w:r>
      <w:r w:rsidRPr="00457F34">
        <w:rPr>
          <w:b/>
          <w:sz w:val="24"/>
        </w:rPr>
        <w:br/>
      </w:r>
      <w:r w:rsidRPr="00457F34">
        <w:rPr>
          <w:sz w:val="24"/>
        </w:rPr>
        <w:t>Koordinaten: 56.12.4940 / 12.315705</w:t>
      </w:r>
    </w:p>
    <w:p w14:paraId="4C303E65" w14:textId="1FC3C43D" w:rsidR="000A4B38" w:rsidRDefault="000A4B38" w:rsidP="00457F34">
      <w:pPr>
        <w:pStyle w:val="Listenabsatz"/>
        <w:spacing w:after="120" w:line="240" w:lineRule="auto"/>
        <w:ind w:left="709" w:right="-284"/>
        <w:contextualSpacing w:val="0"/>
        <w:rPr>
          <w:rFonts w:ascii="Times New Roman" w:hAnsi="Times New Roman" w:cs="Times New Roman"/>
          <w:b/>
          <w:bCs/>
          <w:sz w:val="24"/>
          <w:szCs w:val="24"/>
          <w:lang w:eastAsia="de-CH"/>
        </w:rPr>
      </w:pPr>
      <w:r>
        <w:rPr>
          <w:rFonts w:ascii="Times New Roman" w:hAnsi="Times New Roman" w:cs="Times New Roman"/>
          <w:b/>
          <w:bCs/>
          <w:noProof/>
          <w:sz w:val="24"/>
          <w:szCs w:val="24"/>
          <w:lang w:eastAsia="de-CH"/>
        </w:rPr>
        <w:drawing>
          <wp:inline distT="0" distB="0" distL="0" distR="0" wp14:anchorId="344C1B72" wp14:editId="40ADF842">
            <wp:extent cx="3960000" cy="2640000"/>
            <wp:effectExtent l="0" t="0" r="254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sp_map.png"/>
                    <pic:cNvPicPr/>
                  </pic:nvPicPr>
                  <pic:blipFill>
                    <a:blip r:embed="rId22">
                      <a:extLst>
                        <a:ext uri="{28A0092B-C50C-407E-A947-70E740481C1C}">
                          <a14:useLocalDpi xmlns:a14="http://schemas.microsoft.com/office/drawing/2010/main" val="0"/>
                        </a:ext>
                      </a:extLst>
                    </a:blip>
                    <a:stretch>
                      <a:fillRect/>
                    </a:stretch>
                  </pic:blipFill>
                  <pic:spPr>
                    <a:xfrm>
                      <a:off x="0" y="0"/>
                      <a:ext cx="3960000" cy="2640000"/>
                    </a:xfrm>
                    <a:prstGeom prst="rect">
                      <a:avLst/>
                    </a:prstGeom>
                  </pic:spPr>
                </pic:pic>
              </a:graphicData>
            </a:graphic>
          </wp:inline>
        </w:drawing>
      </w:r>
      <w:r w:rsidRPr="000A4B38">
        <w:rPr>
          <w:rFonts w:ascii="Times New Roman" w:hAnsi="Times New Roman" w:cs="Times New Roman"/>
          <w:b/>
          <w:bCs/>
          <w:sz w:val="24"/>
          <w:szCs w:val="24"/>
          <w:lang w:eastAsia="de-CH"/>
        </w:rPr>
        <w:t xml:space="preserve"> </w:t>
      </w:r>
    </w:p>
    <w:p w14:paraId="2795EE2F" w14:textId="4F65F38B" w:rsidR="004E2D02" w:rsidRPr="000A4B38" w:rsidRDefault="004E2D02" w:rsidP="000A4B38">
      <w:pPr>
        <w:spacing w:after="120" w:line="240" w:lineRule="auto"/>
        <w:ind w:right="-284"/>
        <w:rPr>
          <w:rFonts w:ascii="Times New Roman" w:hAnsi="Times New Roman" w:cs="Times New Roman"/>
          <w:sz w:val="24"/>
          <w:szCs w:val="24"/>
          <w:lang w:eastAsia="de-CH"/>
        </w:rPr>
      </w:pPr>
    </w:p>
    <w:p w14:paraId="3DDF561E" w14:textId="4FA79797" w:rsidR="00485BB9" w:rsidRDefault="00485BB9" w:rsidP="00457F34">
      <w:pPr>
        <w:pStyle w:val="Listenabsatz"/>
        <w:numPr>
          <w:ilvl w:val="1"/>
          <w:numId w:val="1"/>
        </w:numPr>
        <w:spacing w:after="120" w:line="240" w:lineRule="auto"/>
        <w:ind w:left="709" w:right="-284"/>
        <w:contextualSpacing w:val="0"/>
        <w:rPr>
          <w:rFonts w:ascii="Times New Roman" w:hAnsi="Times New Roman" w:cs="Times New Roman"/>
          <w:sz w:val="24"/>
          <w:szCs w:val="24"/>
          <w:lang w:eastAsia="de-CH"/>
        </w:rPr>
      </w:pPr>
      <w:r w:rsidRPr="004028FE">
        <w:rPr>
          <w:rFonts w:ascii="Times New Roman" w:hAnsi="Times New Roman" w:cs="Times New Roman"/>
          <w:b/>
          <w:bCs/>
          <w:sz w:val="24"/>
          <w:szCs w:val="24"/>
          <w:lang w:eastAsia="de-CH"/>
        </w:rPr>
        <w:t>Ihre persönliche Geschichte zum Stein</w:t>
      </w:r>
      <w:r w:rsidRPr="004028FE">
        <w:rPr>
          <w:rFonts w:ascii="Times New Roman" w:hAnsi="Times New Roman" w:cs="Times New Roman"/>
          <w:sz w:val="24"/>
          <w:szCs w:val="24"/>
          <w:lang w:eastAsia="de-CH"/>
        </w:rPr>
        <w:t xml:space="preserve"> (wieso haben Sie ihn mitgenommen und für die Ausstellung ausgewählt) </w:t>
      </w:r>
      <w:r w:rsidRPr="004028FE">
        <w:rPr>
          <w:rFonts w:ascii="Times New Roman" w:hAnsi="Times New Roman" w:cs="Times New Roman"/>
          <w:b/>
          <w:sz w:val="24"/>
          <w:szCs w:val="24"/>
          <w:lang w:eastAsia="de-CH"/>
        </w:rPr>
        <w:t>und zum Fundort oder zur Reise</w:t>
      </w:r>
      <w:r w:rsidRPr="004028FE">
        <w:rPr>
          <w:rFonts w:ascii="Times New Roman" w:hAnsi="Times New Roman" w:cs="Times New Roman"/>
          <w:sz w:val="24"/>
          <w:szCs w:val="24"/>
          <w:lang w:eastAsia="de-CH"/>
        </w:rPr>
        <w:t xml:space="preserve"> (z.B. warum und mit wem waren Sie dort, woran erinnern Sie sich gerne, was bedeutet die Erinnerung für Sie, was machen Sie mit dem Stein etc.) (Länge: 400 </w:t>
      </w:r>
      <w:r w:rsidR="000A4B38">
        <w:rPr>
          <w:rFonts w:ascii="Times New Roman" w:hAnsi="Times New Roman" w:cs="Times New Roman"/>
          <w:sz w:val="24"/>
          <w:szCs w:val="24"/>
          <w:lang w:eastAsia="de-CH"/>
        </w:rPr>
        <w:t>Zeichen mit Leerschlägen):</w:t>
      </w:r>
    </w:p>
    <w:p w14:paraId="3BF79CF5" w14:textId="77777777" w:rsidR="00CC4946" w:rsidRPr="000A4B38" w:rsidRDefault="00CC4946" w:rsidP="00457F34">
      <w:pPr>
        <w:pStyle w:val="Listenabsatz"/>
        <w:ind w:left="709"/>
        <w:rPr>
          <w:sz w:val="24"/>
        </w:rPr>
      </w:pPr>
      <w:r w:rsidRPr="000A4B38">
        <w:rPr>
          <w:sz w:val="24"/>
        </w:rPr>
        <w:lastRenderedPageBreak/>
        <w:t>Der Stein ist von einem Strand in Dänemark, aus Gilleleje, ganz im Norden von Seeland, wo ich sehr gerne bin. Ich liebe es, am Strand Steine zu sammeln. Ich suche nach schönen Steinen oder solchen, die eine Form haben, die mich an etwas erinnert: Ein Tier, ein Herz, ein Haus, ganz egal. Damit gestalte ich Bilder, fülle eine Vase oder lege sie einfach aus zum Ansehen.</w:t>
      </w:r>
    </w:p>
    <w:p w14:paraId="254D379A" w14:textId="77777777" w:rsidR="00CC4946" w:rsidRPr="004028FE" w:rsidRDefault="00CC4946" w:rsidP="00457F34">
      <w:pPr>
        <w:pStyle w:val="Listenabsatz"/>
        <w:spacing w:after="120" w:line="240" w:lineRule="auto"/>
        <w:ind w:left="709" w:right="-284"/>
        <w:contextualSpacing w:val="0"/>
        <w:rPr>
          <w:rFonts w:ascii="Times New Roman" w:hAnsi="Times New Roman" w:cs="Times New Roman"/>
          <w:sz w:val="24"/>
          <w:szCs w:val="24"/>
          <w:lang w:eastAsia="de-CH"/>
        </w:rPr>
      </w:pPr>
    </w:p>
    <w:p w14:paraId="1E5AC532" w14:textId="479C330C" w:rsidR="00485BB9" w:rsidRDefault="00485BB9" w:rsidP="00457F34">
      <w:pPr>
        <w:pStyle w:val="Listenabsatz"/>
        <w:numPr>
          <w:ilvl w:val="1"/>
          <w:numId w:val="1"/>
        </w:numPr>
        <w:spacing w:after="120" w:line="240" w:lineRule="auto"/>
        <w:ind w:left="709"/>
        <w:contextualSpacing w:val="0"/>
        <w:rPr>
          <w:rFonts w:ascii="Times New Roman" w:hAnsi="Times New Roman" w:cs="Times New Roman"/>
          <w:sz w:val="24"/>
          <w:szCs w:val="24"/>
          <w:lang w:eastAsia="de-CH"/>
        </w:rPr>
      </w:pPr>
      <w:r w:rsidRPr="004028FE">
        <w:rPr>
          <w:rFonts w:ascii="Times New Roman" w:hAnsi="Times New Roman" w:cs="Times New Roman"/>
          <w:sz w:val="24"/>
          <w:szCs w:val="24"/>
          <w:lang w:eastAsia="de-CH"/>
        </w:rPr>
        <w:t xml:space="preserve">ev. eine Einschätzung, um was für einen Stein es sich handelt (bei der geologischen Einschätzung kann es </w:t>
      </w:r>
      <w:r>
        <w:rPr>
          <w:rFonts w:ascii="Times New Roman" w:hAnsi="Times New Roman" w:cs="Times New Roman"/>
          <w:sz w:val="24"/>
          <w:szCs w:val="24"/>
          <w:lang w:eastAsia="de-CH"/>
        </w:rPr>
        <w:t xml:space="preserve">uns </w:t>
      </w:r>
      <w:r w:rsidRPr="004028FE">
        <w:rPr>
          <w:rFonts w:ascii="Times New Roman" w:hAnsi="Times New Roman" w:cs="Times New Roman"/>
          <w:sz w:val="24"/>
          <w:szCs w:val="24"/>
          <w:lang w:eastAsia="de-CH"/>
        </w:rPr>
        <w:t>helfen, meh</w:t>
      </w:r>
      <w:r w:rsidR="000A4B38">
        <w:rPr>
          <w:rFonts w:ascii="Times New Roman" w:hAnsi="Times New Roman" w:cs="Times New Roman"/>
          <w:sz w:val="24"/>
          <w:szCs w:val="24"/>
          <w:lang w:eastAsia="de-CH"/>
        </w:rPr>
        <w:t>rere Fotos des Steins zu haben):</w:t>
      </w:r>
    </w:p>
    <w:p w14:paraId="1B4BD620" w14:textId="77777777" w:rsidR="00CC4946" w:rsidRPr="000A4B38" w:rsidRDefault="00CC4946" w:rsidP="00457F34">
      <w:pPr>
        <w:pStyle w:val="Listenabsatz"/>
        <w:ind w:left="709"/>
        <w:rPr>
          <w:sz w:val="24"/>
        </w:rPr>
      </w:pPr>
      <w:r w:rsidRPr="000A4B38">
        <w:rPr>
          <w:sz w:val="24"/>
        </w:rPr>
        <w:t xml:space="preserve">Der Stein ist ein Granatamphibolit. Die Amphibole lassen ihn sehr schwarz aussehen und im Licht glitzern. Die kleinen roten Einschlüsse sind Granate. Er stammt ursprünglich nicht aus Dänemark, sondern kommt wahrscheinlich aus Südschweden, wo diese Gesteine unter sehr hohen Temperaturen und Drucken vor vielen Millionen Jahren im Innern der Erde entstanden sind. Während der letzten Eiszeit wurde er dann mit einem Gletscher ins heutige Dänemark transportiert. Im Wasser erhielt er schliesslich seine runde Form. </w:t>
      </w:r>
    </w:p>
    <w:p w14:paraId="47623DA0" w14:textId="77777777" w:rsidR="00CC4946" w:rsidRPr="004028FE" w:rsidRDefault="00CC4946" w:rsidP="00457F34">
      <w:pPr>
        <w:pStyle w:val="Listenabsatz"/>
        <w:spacing w:after="120" w:line="240" w:lineRule="auto"/>
        <w:ind w:left="709"/>
        <w:contextualSpacing w:val="0"/>
        <w:rPr>
          <w:rFonts w:ascii="Times New Roman" w:hAnsi="Times New Roman" w:cs="Times New Roman"/>
          <w:sz w:val="24"/>
          <w:szCs w:val="24"/>
          <w:lang w:eastAsia="de-CH"/>
        </w:rPr>
      </w:pPr>
    </w:p>
    <w:p w14:paraId="688A595E" w14:textId="77777777" w:rsidR="00457F34" w:rsidRDefault="00457F34">
      <w:pPr>
        <w:rPr>
          <w:rFonts w:ascii="Times New Roman" w:hAnsi="Times New Roman" w:cs="Times New Roman"/>
          <w:sz w:val="24"/>
          <w:szCs w:val="24"/>
          <w:lang w:eastAsia="de-CH"/>
        </w:rPr>
      </w:pPr>
      <w:r>
        <w:rPr>
          <w:rFonts w:ascii="Times New Roman" w:hAnsi="Times New Roman" w:cs="Times New Roman"/>
          <w:sz w:val="24"/>
          <w:szCs w:val="24"/>
          <w:lang w:eastAsia="de-CH"/>
        </w:rPr>
        <w:br w:type="page"/>
      </w:r>
    </w:p>
    <w:p w14:paraId="1EE2FF37" w14:textId="7D600AC6" w:rsidR="00485BB9" w:rsidRDefault="00485BB9" w:rsidP="00457F34">
      <w:pPr>
        <w:pStyle w:val="Listenabsatz"/>
        <w:numPr>
          <w:ilvl w:val="1"/>
          <w:numId w:val="1"/>
        </w:numPr>
        <w:spacing w:after="120" w:line="240" w:lineRule="auto"/>
        <w:ind w:left="709"/>
        <w:contextualSpacing w:val="0"/>
        <w:rPr>
          <w:rFonts w:ascii="Times New Roman" w:hAnsi="Times New Roman" w:cs="Times New Roman"/>
          <w:sz w:val="24"/>
          <w:szCs w:val="24"/>
          <w:lang w:eastAsia="de-CH"/>
        </w:rPr>
      </w:pPr>
      <w:r w:rsidRPr="004028FE">
        <w:rPr>
          <w:rFonts w:ascii="Times New Roman" w:hAnsi="Times New Roman" w:cs="Times New Roman"/>
          <w:sz w:val="24"/>
          <w:szCs w:val="24"/>
          <w:lang w:eastAsia="de-CH"/>
        </w:rPr>
        <w:lastRenderedPageBreak/>
        <w:t>Ihre Kontaktangaben: Vor-/Nachname, E-Mail-Adresse, Telef</w:t>
      </w:r>
      <w:r w:rsidR="000A4B38">
        <w:rPr>
          <w:rFonts w:ascii="Times New Roman" w:hAnsi="Times New Roman" w:cs="Times New Roman"/>
          <w:sz w:val="24"/>
          <w:szCs w:val="24"/>
          <w:lang w:eastAsia="de-CH"/>
        </w:rPr>
        <w:t>onnummer, social media accounts:</w:t>
      </w:r>
    </w:p>
    <w:p w14:paraId="3CC38A82" w14:textId="3C11A495" w:rsidR="00A1599B" w:rsidRPr="00457F34" w:rsidRDefault="000A4B38" w:rsidP="00457F34">
      <w:pPr>
        <w:pStyle w:val="Listenabsatz"/>
        <w:ind w:left="709"/>
        <w:rPr>
          <w:sz w:val="24"/>
          <w:lang w:val="es-ES"/>
        </w:rPr>
      </w:pPr>
      <w:r w:rsidRPr="00457F34">
        <w:rPr>
          <w:sz w:val="24"/>
          <w:lang w:val="es-ES"/>
        </w:rPr>
        <w:t>Petra Mustermann</w:t>
      </w:r>
    </w:p>
    <w:p w14:paraId="34A5726C" w14:textId="77777777" w:rsidR="00A1599B" w:rsidRPr="00457F34" w:rsidRDefault="00352699" w:rsidP="00457F34">
      <w:pPr>
        <w:pStyle w:val="Listenabsatz"/>
        <w:ind w:left="709"/>
        <w:rPr>
          <w:sz w:val="24"/>
          <w:lang w:val="es-ES"/>
        </w:rPr>
      </w:pPr>
      <w:hyperlink r:id="rId23" w:history="1">
        <w:r w:rsidR="00A56518" w:rsidRPr="00457F34">
          <w:rPr>
            <w:lang w:val="es-ES"/>
          </w:rPr>
          <w:t>p</w:t>
        </w:r>
        <w:r w:rsidR="00A56518" w:rsidRPr="00457F34">
          <w:rPr>
            <w:sz w:val="24"/>
            <w:lang w:val="es-ES"/>
          </w:rPr>
          <w:t>etra</w:t>
        </w:r>
        <w:r w:rsidR="00A56518" w:rsidRPr="00457F34">
          <w:rPr>
            <w:lang w:val="es-ES"/>
          </w:rPr>
          <w:t>101</w:t>
        </w:r>
        <w:r w:rsidR="00A56518" w:rsidRPr="00457F34">
          <w:rPr>
            <w:sz w:val="24"/>
            <w:lang w:val="es-ES"/>
          </w:rPr>
          <w:t>@mustermann</w:t>
        </w:r>
        <w:r w:rsidR="00A56518" w:rsidRPr="00457F34">
          <w:rPr>
            <w:lang w:val="es-ES"/>
          </w:rPr>
          <w:t>.</w:t>
        </w:r>
        <w:r w:rsidR="00A56518" w:rsidRPr="00457F34">
          <w:rPr>
            <w:sz w:val="24"/>
            <w:lang w:val="es-ES"/>
          </w:rPr>
          <w:t>ch</w:t>
        </w:r>
      </w:hyperlink>
    </w:p>
    <w:p w14:paraId="4A2360DE" w14:textId="77777777" w:rsidR="00A1599B" w:rsidRPr="00457F34" w:rsidRDefault="00A56518" w:rsidP="00457F34">
      <w:pPr>
        <w:pStyle w:val="Listenabsatz"/>
        <w:ind w:left="709"/>
        <w:rPr>
          <w:sz w:val="24"/>
          <w:lang w:val="es-ES"/>
        </w:rPr>
      </w:pPr>
      <w:r w:rsidRPr="00457F34">
        <w:rPr>
          <w:sz w:val="24"/>
          <w:lang w:val="es-ES"/>
        </w:rPr>
        <w:t xml:space="preserve">+41 </w:t>
      </w:r>
      <w:r w:rsidR="00E60C4A" w:rsidRPr="00457F34">
        <w:rPr>
          <w:sz w:val="24"/>
          <w:lang w:val="es-ES"/>
        </w:rPr>
        <w:t xml:space="preserve">99 </w:t>
      </w:r>
      <w:r w:rsidRPr="00457F34">
        <w:rPr>
          <w:sz w:val="24"/>
          <w:lang w:val="es-ES"/>
        </w:rPr>
        <w:t>123</w:t>
      </w:r>
      <w:r w:rsidR="00E60C4A" w:rsidRPr="00457F34">
        <w:rPr>
          <w:sz w:val="24"/>
          <w:lang w:val="es-ES"/>
        </w:rPr>
        <w:t xml:space="preserve"> </w:t>
      </w:r>
      <w:r w:rsidRPr="00457F34">
        <w:rPr>
          <w:sz w:val="24"/>
          <w:lang w:val="es-ES"/>
        </w:rPr>
        <w:t>45</w:t>
      </w:r>
      <w:r w:rsidR="00E60C4A" w:rsidRPr="00457F34">
        <w:rPr>
          <w:sz w:val="24"/>
          <w:lang w:val="es-ES"/>
        </w:rPr>
        <w:t xml:space="preserve"> </w:t>
      </w:r>
      <w:r w:rsidRPr="00457F34">
        <w:rPr>
          <w:sz w:val="24"/>
          <w:lang w:val="es-ES"/>
        </w:rPr>
        <w:t>67</w:t>
      </w:r>
    </w:p>
    <w:p w14:paraId="4A47F100" w14:textId="72020398" w:rsidR="00DB7B50" w:rsidRPr="000A4B38" w:rsidRDefault="00E60C4A" w:rsidP="00457F34">
      <w:pPr>
        <w:pStyle w:val="Listenabsatz"/>
        <w:ind w:left="709"/>
        <w:rPr>
          <w:sz w:val="24"/>
          <w:lang w:val="en-GB"/>
        </w:rPr>
      </w:pPr>
      <w:commentRangeStart w:id="25"/>
      <w:del w:id="26" w:author="Kastrup  Ulrike" w:date="2020-04-21T12:53:00Z">
        <w:r w:rsidRPr="000A4B38" w:rsidDel="00352699">
          <w:rPr>
            <w:sz w:val="24"/>
            <w:lang w:val="en-GB"/>
          </w:rPr>
          <w:delText>twitter</w:delText>
        </w:r>
      </w:del>
      <w:ins w:id="27" w:author="Kastrup  Ulrike" w:date="2020-04-21T12:53:00Z">
        <w:r w:rsidR="00352699">
          <w:rPr>
            <w:sz w:val="24"/>
            <w:lang w:val="en-GB"/>
          </w:rPr>
          <w:t>#PeMa</w:t>
        </w:r>
      </w:ins>
      <w:ins w:id="28" w:author="Kastrup  Ulrike" w:date="2020-04-21T12:54:00Z">
        <w:r w:rsidR="00352699">
          <w:rPr>
            <w:sz w:val="24"/>
            <w:lang w:val="en-GB"/>
          </w:rPr>
          <w:t xml:space="preserve"> (twitter)</w:t>
        </w:r>
      </w:ins>
      <w:r w:rsidRPr="000A4B38">
        <w:rPr>
          <w:sz w:val="24"/>
          <w:lang w:val="en-GB"/>
        </w:rPr>
        <w:t xml:space="preserve">, </w:t>
      </w:r>
      <w:ins w:id="29" w:author="Kastrup  Ulrike" w:date="2020-04-21T12:54:00Z">
        <w:r w:rsidR="00352699">
          <w:rPr>
            <w:sz w:val="24"/>
            <w:lang w:val="en-GB"/>
          </w:rPr>
          <w:t>(</w:t>
        </w:r>
      </w:ins>
      <w:r w:rsidRPr="000A4B38">
        <w:rPr>
          <w:sz w:val="24"/>
          <w:lang w:val="en-GB"/>
        </w:rPr>
        <w:t>Facebook</w:t>
      </w:r>
      <w:ins w:id="30" w:author="Kastrup  Ulrike" w:date="2020-04-21T12:54:00Z">
        <w:r w:rsidR="00352699">
          <w:rPr>
            <w:sz w:val="24"/>
            <w:lang w:val="en-GB"/>
          </w:rPr>
          <w:t>)</w:t>
        </w:r>
      </w:ins>
      <w:r w:rsidRPr="000A4B38">
        <w:rPr>
          <w:sz w:val="24"/>
          <w:lang w:val="en-GB"/>
        </w:rPr>
        <w:t xml:space="preserve">, </w:t>
      </w:r>
      <w:ins w:id="31" w:author="Kastrup  Ulrike" w:date="2020-04-21T12:54:00Z">
        <w:r w:rsidR="00352699">
          <w:rPr>
            <w:sz w:val="24"/>
            <w:lang w:val="en-GB"/>
          </w:rPr>
          <w:t>@PeMa (</w:t>
        </w:r>
      </w:ins>
      <w:r w:rsidRPr="000A4B38">
        <w:rPr>
          <w:sz w:val="24"/>
          <w:lang w:val="en-GB"/>
        </w:rPr>
        <w:t>Instagram account</w:t>
      </w:r>
      <w:ins w:id="32" w:author="Kastrup  Ulrike" w:date="2020-04-21T12:54:00Z">
        <w:r w:rsidR="00352699">
          <w:rPr>
            <w:sz w:val="24"/>
            <w:lang w:val="en-GB"/>
          </w:rPr>
          <w:t>)</w:t>
        </w:r>
        <w:commentRangeEnd w:id="25"/>
        <w:r w:rsidR="00352699">
          <w:rPr>
            <w:rStyle w:val="Kommentarzeichen"/>
          </w:rPr>
          <w:commentReference w:id="25"/>
        </w:r>
      </w:ins>
    </w:p>
    <w:p w14:paraId="44F56A5C" w14:textId="77777777" w:rsidR="00A1599B" w:rsidRDefault="00A1599B" w:rsidP="00F04DA8">
      <w:pPr>
        <w:pStyle w:val="Listenabsatz"/>
        <w:spacing w:after="0" w:line="240" w:lineRule="auto"/>
        <w:ind w:left="1428"/>
        <w:contextualSpacing w:val="0"/>
        <w:rPr>
          <w:rFonts w:ascii="Times New Roman" w:hAnsi="Times New Roman" w:cs="Times New Roman"/>
          <w:sz w:val="24"/>
          <w:szCs w:val="24"/>
          <w:lang w:val="en-GB" w:eastAsia="de-CH"/>
        </w:rPr>
      </w:pPr>
    </w:p>
    <w:p w14:paraId="53C5778B" w14:textId="4A746F89" w:rsidR="00E35042" w:rsidRPr="000A4B38" w:rsidRDefault="00E35042" w:rsidP="000A4B38">
      <w:pPr>
        <w:rPr>
          <w:rFonts w:ascii="Times New Roman" w:hAnsi="Times New Roman" w:cs="Times New Roman"/>
          <w:sz w:val="24"/>
          <w:szCs w:val="24"/>
          <w:lang w:val="en-GB" w:eastAsia="de-CH"/>
        </w:rPr>
      </w:pPr>
    </w:p>
    <w:sectPr w:rsidR="00E35042" w:rsidRPr="000A4B38">
      <w:footerReference w:type="default" r:id="rId2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Kastrup  Ulrike" w:date="2020-04-21T12:10:00Z" w:initials="KU">
    <w:p w14:paraId="359BC569" w14:textId="336A3BDC" w:rsidR="00DC4D54" w:rsidRDefault="00DC4D54">
      <w:pPr>
        <w:pStyle w:val="Kommentartext"/>
      </w:pPr>
      <w:r>
        <w:rPr>
          <w:rStyle w:val="Kommentarzeichen"/>
        </w:rPr>
        <w:annotationRef/>
      </w:r>
      <w:r>
        <w:sym w:font="Wingdings" w:char="F04A"/>
      </w:r>
    </w:p>
  </w:comment>
  <w:comment w:id="25" w:author="Kastrup  Ulrike" w:date="2020-04-21T12:54:00Z" w:initials="KU">
    <w:p w14:paraId="2F3D7A80" w14:textId="349A2088" w:rsidR="00352699" w:rsidRDefault="00352699">
      <w:pPr>
        <w:pStyle w:val="Kommentartext"/>
      </w:pPr>
      <w:r>
        <w:rPr>
          <w:rStyle w:val="Kommentarzeichen"/>
        </w:rPr>
        <w:annotationRef/>
      </w:r>
      <w:r>
        <w:t>Sind das gute Beispiele? Facebook fehlt noch.</w:t>
      </w:r>
      <w:bookmarkStart w:id="33" w:name="_GoBack"/>
      <w:bookmarkEnd w:id="3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9BC569" w15:done="0"/>
  <w15:commentEx w15:paraId="2F3D7A8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395A65" w14:textId="77777777" w:rsidR="00B648DE" w:rsidRDefault="00B648DE" w:rsidP="00FC3EF6">
      <w:pPr>
        <w:spacing w:after="0" w:line="240" w:lineRule="auto"/>
      </w:pPr>
      <w:r>
        <w:separator/>
      </w:r>
    </w:p>
  </w:endnote>
  <w:endnote w:type="continuationSeparator" w:id="0">
    <w:p w14:paraId="05264D56" w14:textId="77777777" w:rsidR="00B648DE" w:rsidRDefault="00B648DE" w:rsidP="00FC3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6A6A6" w:themeColor="background1" w:themeShade="A6"/>
      </w:rPr>
      <w:id w:val="-1407065380"/>
      <w:docPartObj>
        <w:docPartGallery w:val="Page Numbers (Bottom of Page)"/>
        <w:docPartUnique/>
      </w:docPartObj>
    </w:sdtPr>
    <w:sdtEndPr/>
    <w:sdtContent>
      <w:p w14:paraId="0410BE1D" w14:textId="655AEF53" w:rsidR="00FC3EF6" w:rsidRPr="00FC3EF6" w:rsidRDefault="00FC3EF6">
        <w:pPr>
          <w:pStyle w:val="Fuzeile"/>
          <w:jc w:val="right"/>
          <w:rPr>
            <w:color w:val="A6A6A6" w:themeColor="background1" w:themeShade="A6"/>
          </w:rPr>
        </w:pPr>
        <w:r w:rsidRPr="00FC3EF6">
          <w:rPr>
            <w:i/>
            <w:color w:val="A6A6A6" w:themeColor="background1" w:themeShade="A6"/>
          </w:rPr>
          <w:t>focus</w:t>
        </w:r>
        <w:r w:rsidRPr="00FC3EF6">
          <w:rPr>
            <w:color w:val="A6A6A6" w:themeColor="background1" w:themeShade="A6"/>
          </w:rPr>
          <w:t>Terra, 2</w:t>
        </w:r>
        <w:r w:rsidR="00313F7C">
          <w:rPr>
            <w:color w:val="A6A6A6" w:themeColor="background1" w:themeShade="A6"/>
          </w:rPr>
          <w:t>1</w:t>
        </w:r>
        <w:r w:rsidRPr="00FC3EF6">
          <w:rPr>
            <w:color w:val="A6A6A6" w:themeColor="background1" w:themeShade="A6"/>
          </w:rPr>
          <w:t>.04.2020</w:t>
        </w:r>
        <w:r w:rsidRPr="00FC3EF6">
          <w:rPr>
            <w:color w:val="A6A6A6" w:themeColor="background1" w:themeShade="A6"/>
          </w:rPr>
          <w:tab/>
        </w:r>
        <w:r w:rsidRPr="00FC3EF6">
          <w:rPr>
            <w:color w:val="A6A6A6" w:themeColor="background1" w:themeShade="A6"/>
          </w:rPr>
          <w:tab/>
        </w:r>
        <w:r w:rsidRPr="00FC3EF6">
          <w:rPr>
            <w:color w:val="A6A6A6" w:themeColor="background1" w:themeShade="A6"/>
          </w:rPr>
          <w:fldChar w:fldCharType="begin"/>
        </w:r>
        <w:r w:rsidRPr="00FC3EF6">
          <w:rPr>
            <w:color w:val="A6A6A6" w:themeColor="background1" w:themeShade="A6"/>
          </w:rPr>
          <w:instrText>PAGE   \* MERGEFORMAT</w:instrText>
        </w:r>
        <w:r w:rsidRPr="00FC3EF6">
          <w:rPr>
            <w:color w:val="A6A6A6" w:themeColor="background1" w:themeShade="A6"/>
          </w:rPr>
          <w:fldChar w:fldCharType="separate"/>
        </w:r>
        <w:r w:rsidR="00352699" w:rsidRPr="00352699">
          <w:rPr>
            <w:noProof/>
            <w:color w:val="A6A6A6" w:themeColor="background1" w:themeShade="A6"/>
            <w:lang w:val="de-DE"/>
          </w:rPr>
          <w:t>2</w:t>
        </w:r>
        <w:r w:rsidRPr="00FC3EF6">
          <w:rPr>
            <w:color w:val="A6A6A6" w:themeColor="background1" w:themeShade="A6"/>
          </w:rPr>
          <w:fldChar w:fldCharType="end"/>
        </w:r>
      </w:p>
    </w:sdtContent>
  </w:sdt>
  <w:p w14:paraId="115A23EC" w14:textId="77777777" w:rsidR="00FC3EF6" w:rsidRDefault="00FC3E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E5DB7F" w14:textId="77777777" w:rsidR="00B648DE" w:rsidRDefault="00B648DE" w:rsidP="00FC3EF6">
      <w:pPr>
        <w:spacing w:after="0" w:line="240" w:lineRule="auto"/>
      </w:pPr>
      <w:r>
        <w:separator/>
      </w:r>
    </w:p>
  </w:footnote>
  <w:footnote w:type="continuationSeparator" w:id="0">
    <w:p w14:paraId="28FEBC60" w14:textId="77777777" w:rsidR="00B648DE" w:rsidRDefault="00B648DE" w:rsidP="00FC3E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554B4"/>
    <w:multiLevelType w:val="hybridMultilevel"/>
    <w:tmpl w:val="0E9E35FE"/>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start w:val="1"/>
      <w:numFmt w:val="decimal"/>
      <w:lvlText w:val="%7."/>
      <w:lvlJc w:val="left"/>
      <w:pPr>
        <w:ind w:left="5040" w:hanging="360"/>
      </w:pPr>
    </w:lvl>
    <w:lvl w:ilvl="7" w:tplc="08070019">
      <w:start w:val="1"/>
      <w:numFmt w:val="lowerLetter"/>
      <w:lvlText w:val="%8."/>
      <w:lvlJc w:val="left"/>
      <w:pPr>
        <w:ind w:left="5760" w:hanging="360"/>
      </w:pPr>
    </w:lvl>
    <w:lvl w:ilvl="8" w:tplc="0807001B">
      <w:start w:val="1"/>
      <w:numFmt w:val="lowerRoman"/>
      <w:lvlText w:val="%9."/>
      <w:lvlJc w:val="right"/>
      <w:pPr>
        <w:ind w:left="6480" w:hanging="180"/>
      </w:pPr>
    </w:lvl>
  </w:abstractNum>
  <w:abstractNum w:abstractNumId="1" w15:restartNumberingAfterBreak="0">
    <w:nsid w:val="179B5C29"/>
    <w:multiLevelType w:val="hybridMultilevel"/>
    <w:tmpl w:val="69CE99AC"/>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5CBC70D6"/>
    <w:multiLevelType w:val="hybridMultilevel"/>
    <w:tmpl w:val="236AE9AE"/>
    <w:lvl w:ilvl="0" w:tplc="08070019">
      <w:start w:val="1"/>
      <w:numFmt w:val="lowerLetter"/>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5D36287A"/>
    <w:multiLevelType w:val="hybridMultilevel"/>
    <w:tmpl w:val="6F2C7772"/>
    <w:lvl w:ilvl="0" w:tplc="585E7B52">
      <w:start w:val="1"/>
      <w:numFmt w:val="bullet"/>
      <w:lvlText w:val="-"/>
      <w:lvlJc w:val="left"/>
      <w:pPr>
        <w:ind w:left="720" w:hanging="360"/>
      </w:pPr>
      <w:rPr>
        <w:rFonts w:ascii="Times New Roman" w:eastAsia="Times New Roman"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7A597AF3"/>
    <w:multiLevelType w:val="hybridMultilevel"/>
    <w:tmpl w:val="FE663E14"/>
    <w:lvl w:ilvl="0" w:tplc="A2BA2BA0">
      <w:start w:val="1"/>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strup  Ulrike">
    <w15:presenceInfo w15:providerId="AD" w15:userId="S-1-5-21-2025429265-764733703-1417001333-1632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B57"/>
    <w:rsid w:val="00041D21"/>
    <w:rsid w:val="00082418"/>
    <w:rsid w:val="000A4B38"/>
    <w:rsid w:val="00121FFC"/>
    <w:rsid w:val="0017168F"/>
    <w:rsid w:val="00172088"/>
    <w:rsid w:val="001D2220"/>
    <w:rsid w:val="002339E1"/>
    <w:rsid w:val="002449D5"/>
    <w:rsid w:val="0025328B"/>
    <w:rsid w:val="0027797E"/>
    <w:rsid w:val="002B40EF"/>
    <w:rsid w:val="00303E27"/>
    <w:rsid w:val="00313F7C"/>
    <w:rsid w:val="003259B7"/>
    <w:rsid w:val="00352699"/>
    <w:rsid w:val="00386A50"/>
    <w:rsid w:val="003E4A69"/>
    <w:rsid w:val="0040082D"/>
    <w:rsid w:val="004028FE"/>
    <w:rsid w:val="00450BF7"/>
    <w:rsid w:val="004558C5"/>
    <w:rsid w:val="00457F34"/>
    <w:rsid w:val="00463731"/>
    <w:rsid w:val="00485BB9"/>
    <w:rsid w:val="004D23C5"/>
    <w:rsid w:val="004E2D02"/>
    <w:rsid w:val="00522B93"/>
    <w:rsid w:val="00543DBF"/>
    <w:rsid w:val="00586C8A"/>
    <w:rsid w:val="005E137D"/>
    <w:rsid w:val="005F4625"/>
    <w:rsid w:val="00637E43"/>
    <w:rsid w:val="00691600"/>
    <w:rsid w:val="006A37CE"/>
    <w:rsid w:val="006A7873"/>
    <w:rsid w:val="006E00AF"/>
    <w:rsid w:val="007613E2"/>
    <w:rsid w:val="00775B57"/>
    <w:rsid w:val="00793F3E"/>
    <w:rsid w:val="00830DFA"/>
    <w:rsid w:val="00893E35"/>
    <w:rsid w:val="008E6FB1"/>
    <w:rsid w:val="008F1653"/>
    <w:rsid w:val="008F32B0"/>
    <w:rsid w:val="0094225C"/>
    <w:rsid w:val="009D08E6"/>
    <w:rsid w:val="00A1599B"/>
    <w:rsid w:val="00A22431"/>
    <w:rsid w:val="00A56518"/>
    <w:rsid w:val="00A56E89"/>
    <w:rsid w:val="00A82203"/>
    <w:rsid w:val="00AD2D6F"/>
    <w:rsid w:val="00AE331B"/>
    <w:rsid w:val="00AF7FAF"/>
    <w:rsid w:val="00B648DE"/>
    <w:rsid w:val="00B650BC"/>
    <w:rsid w:val="00B8152F"/>
    <w:rsid w:val="00B85D84"/>
    <w:rsid w:val="00BC428B"/>
    <w:rsid w:val="00BD2C04"/>
    <w:rsid w:val="00C00526"/>
    <w:rsid w:val="00C56E6C"/>
    <w:rsid w:val="00C90A71"/>
    <w:rsid w:val="00CC4946"/>
    <w:rsid w:val="00CD73AB"/>
    <w:rsid w:val="00D609A5"/>
    <w:rsid w:val="00D8744E"/>
    <w:rsid w:val="00DA3CE7"/>
    <w:rsid w:val="00DB138E"/>
    <w:rsid w:val="00DB7B50"/>
    <w:rsid w:val="00DC4D54"/>
    <w:rsid w:val="00DD3C63"/>
    <w:rsid w:val="00E11C0F"/>
    <w:rsid w:val="00E35042"/>
    <w:rsid w:val="00E47A60"/>
    <w:rsid w:val="00E60C4A"/>
    <w:rsid w:val="00EA7F6A"/>
    <w:rsid w:val="00F04DA8"/>
    <w:rsid w:val="00F83C3D"/>
    <w:rsid w:val="00F86806"/>
    <w:rsid w:val="00FA1DE0"/>
    <w:rsid w:val="00FC108E"/>
    <w:rsid w:val="00FC3EF6"/>
    <w:rsid w:val="00FD6B0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89309"/>
  <w15:chartTrackingRefBased/>
  <w15:docId w15:val="{A561E3E8-905C-45F0-BC7F-914CBD655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75B57"/>
    <w:pPr>
      <w:ind w:left="720"/>
      <w:contextualSpacing/>
    </w:pPr>
  </w:style>
  <w:style w:type="character" w:styleId="Hyperlink">
    <w:name w:val="Hyperlink"/>
    <w:basedOn w:val="Absatz-Standardschriftart"/>
    <w:uiPriority w:val="99"/>
    <w:unhideWhenUsed/>
    <w:rsid w:val="00F83C3D"/>
    <w:rPr>
      <w:color w:val="0563C1" w:themeColor="hyperlink"/>
      <w:u w:val="single"/>
    </w:rPr>
  </w:style>
  <w:style w:type="paragraph" w:styleId="Kopfzeile">
    <w:name w:val="header"/>
    <w:basedOn w:val="Standard"/>
    <w:link w:val="KopfzeileZchn"/>
    <w:uiPriority w:val="99"/>
    <w:unhideWhenUsed/>
    <w:rsid w:val="00FC3EF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C3EF6"/>
  </w:style>
  <w:style w:type="paragraph" w:styleId="Fuzeile">
    <w:name w:val="footer"/>
    <w:basedOn w:val="Standard"/>
    <w:link w:val="FuzeileZchn"/>
    <w:uiPriority w:val="99"/>
    <w:unhideWhenUsed/>
    <w:rsid w:val="00FC3EF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C3EF6"/>
  </w:style>
  <w:style w:type="table" w:styleId="Tabellenraster">
    <w:name w:val="Table Grid"/>
    <w:basedOn w:val="NormaleTabelle"/>
    <w:uiPriority w:val="39"/>
    <w:rsid w:val="00EA7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CD73A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D73AB"/>
    <w:rPr>
      <w:rFonts w:ascii="Segoe UI" w:hAnsi="Segoe UI" w:cs="Segoe UI"/>
      <w:sz w:val="18"/>
      <w:szCs w:val="18"/>
    </w:rPr>
  </w:style>
  <w:style w:type="character" w:styleId="Kommentarzeichen">
    <w:name w:val="annotation reference"/>
    <w:basedOn w:val="Absatz-Standardschriftart"/>
    <w:uiPriority w:val="99"/>
    <w:semiHidden/>
    <w:unhideWhenUsed/>
    <w:rsid w:val="00522B93"/>
    <w:rPr>
      <w:sz w:val="16"/>
      <w:szCs w:val="16"/>
    </w:rPr>
  </w:style>
  <w:style w:type="paragraph" w:styleId="Kommentartext">
    <w:name w:val="annotation text"/>
    <w:basedOn w:val="Standard"/>
    <w:link w:val="KommentartextZchn"/>
    <w:uiPriority w:val="99"/>
    <w:semiHidden/>
    <w:unhideWhenUsed/>
    <w:rsid w:val="00522B9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22B93"/>
    <w:rPr>
      <w:sz w:val="20"/>
      <w:szCs w:val="20"/>
    </w:rPr>
  </w:style>
  <w:style w:type="paragraph" w:styleId="Kommentarthema">
    <w:name w:val="annotation subject"/>
    <w:basedOn w:val="Kommentartext"/>
    <w:next w:val="Kommentartext"/>
    <w:link w:val="KommentarthemaZchn"/>
    <w:uiPriority w:val="99"/>
    <w:semiHidden/>
    <w:unhideWhenUsed/>
    <w:rsid w:val="00522B93"/>
    <w:rPr>
      <w:b/>
      <w:bCs/>
    </w:rPr>
  </w:style>
  <w:style w:type="character" w:customStyle="1" w:styleId="KommentarthemaZchn">
    <w:name w:val="Kommentarthema Zchn"/>
    <w:basedOn w:val="KommentartextZchn"/>
    <w:link w:val="Kommentarthema"/>
    <w:uiPriority w:val="99"/>
    <w:semiHidden/>
    <w:rsid w:val="00522B9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thz.ch/content/dam/ethz/associates/services/Service/IT-Services/files/sla/sla-blog-hosting.pdf" TargetMode="External"/><Relationship Id="rId18" Type="http://schemas.openxmlformats.org/officeDocument/2006/relationships/image" Target="media/image5.jpe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www.google.ch/maps" TargetMode="External"/><Relationship Id="rId7" Type="http://schemas.openxmlformats.org/officeDocument/2006/relationships/image" Target="media/image1.jpeg"/><Relationship Id="rId12" Type="http://schemas.microsoft.com/office/2011/relationships/commentsExtended" Target="commentsExtended.xml"/><Relationship Id="rId17" Type="http://schemas.openxmlformats.org/officeDocument/2006/relationships/hyperlink" Target="mailto:travels_focusterra@erdw.ethz.ch"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focusterra.ethz.ch/sonderausstellungen/virtuelle-ausstellungen/reisesteine-bsp.html" TargetMode="External"/><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google.ch/maps" TargetMode="External"/><Relationship Id="rId23" Type="http://schemas.openxmlformats.org/officeDocument/2006/relationships/hyperlink" Target="mailto:petra101@mustermann.ch" TargetMode="External"/><Relationship Id="rId10" Type="http://schemas.openxmlformats.org/officeDocument/2006/relationships/image" Target="media/image4.jpeg"/><Relationship Id="rId19" Type="http://schemas.openxmlformats.org/officeDocument/2006/relationships/image" Target="cid:01aec61c-4751-416a-ad8d-e1ad37b02d4d"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thz.ch/content/dam/ethz/associates/services/Service/IT-Services/files/sla/sla-web-hosting-de.pdf"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1356</Words>
  <Characters>8544</Characters>
  <Application>Microsoft Office Word</Application>
  <DocSecurity>4</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ETH Zuerich</Company>
  <LinksUpToDate>false</LinksUpToDate>
  <CharactersWithSpaces>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Grün  Gillian</dc:creator>
  <cp:keywords/>
  <dc:description/>
  <cp:lastModifiedBy>Kastrup  Ulrike</cp:lastModifiedBy>
  <cp:revision>2</cp:revision>
  <dcterms:created xsi:type="dcterms:W3CDTF">2020-04-21T10:55:00Z</dcterms:created>
  <dcterms:modified xsi:type="dcterms:W3CDTF">2020-04-21T10:55:00Z</dcterms:modified>
</cp:coreProperties>
</file>